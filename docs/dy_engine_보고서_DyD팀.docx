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8CC8" w14:textId="77777777" w:rsidR="00D13DB6" w:rsidRDefault="00D13DB6">
      <w:pPr>
        <w:pStyle w:val="a9"/>
        <w:tabs>
          <w:tab w:val="left" w:pos="2800"/>
        </w:tabs>
        <w:wordWrap/>
        <w:jc w:val="center"/>
        <w:rPr>
          <w:rFonts w:ascii="HCI Poppy" w:eastAsia="휴먼명조" w:cs="휴먼명조"/>
          <w:sz w:val="30"/>
          <w:szCs w:val="3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761"/>
        <w:gridCol w:w="4761"/>
      </w:tblGrid>
      <w:tr w:rsidR="00D13DB6" w14:paraId="4C5D014B" w14:textId="77777777">
        <w:trPr>
          <w:trHeight w:val="623"/>
        </w:trPr>
        <w:tc>
          <w:tcPr>
            <w:tcW w:w="4761" w:type="dxa"/>
            <w:tcBorders>
              <w:top w:val="nil"/>
              <w:left w:val="nil"/>
              <w:bottom w:val="nil"/>
              <w:right w:val="nil"/>
              <w:tl2br w:val="nil"/>
              <w:tr2bl w:val="nil"/>
            </w:tcBorders>
            <w:vAlign w:val="center"/>
          </w:tcPr>
          <w:p w14:paraId="5284B011" w14:textId="77777777" w:rsidR="00D13DB6" w:rsidRDefault="00A51148">
            <w:pPr>
              <w:pStyle w:val="a9"/>
            </w:pPr>
            <w:r>
              <w:rPr>
                <w:noProof/>
              </w:rPr>
              <w:drawing>
                <wp:inline distT="0" distB="0" distL="0" distR="0" wp14:anchorId="769641D0" wp14:editId="7D67C876">
                  <wp:extent cx="1654556" cy="323596"/>
                  <wp:effectExtent l="0" t="0" r="0" b="0"/>
                  <wp:docPr id="1" name="picture 1" descr="그림입니다. 원본 그림의 이름: CLP000028a0bddd.bmp 원본 그림의 크기: 가로 290pixel, 세로 57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1654556" cy="323596"/>
                          </a:xfrm>
                          <a:prstGeom prst="rect">
                            <a:avLst/>
                          </a:prstGeom>
                        </pic:spPr>
                      </pic:pic>
                    </a:graphicData>
                  </a:graphic>
                </wp:inline>
              </w:drawing>
            </w:r>
          </w:p>
        </w:tc>
        <w:tc>
          <w:tcPr>
            <w:tcW w:w="4761" w:type="dxa"/>
            <w:tcBorders>
              <w:top w:val="nil"/>
              <w:left w:val="nil"/>
              <w:bottom w:val="nil"/>
              <w:right w:val="nil"/>
              <w:tl2br w:val="nil"/>
              <w:tr2bl w:val="nil"/>
            </w:tcBorders>
            <w:vAlign w:val="center"/>
          </w:tcPr>
          <w:p w14:paraId="47636D18" w14:textId="77777777" w:rsidR="00D13DB6" w:rsidRDefault="00D13DB6">
            <w:pPr>
              <w:pStyle w:val="a9"/>
              <w:wordWrap/>
              <w:jc w:val="right"/>
            </w:pPr>
          </w:p>
        </w:tc>
      </w:tr>
    </w:tbl>
    <w:p w14:paraId="27077057" w14:textId="77777777" w:rsidR="00D13DB6" w:rsidRDefault="00D13DB6">
      <w:pPr>
        <w:rPr>
          <w:sz w:val="2"/>
        </w:rPr>
      </w:pPr>
    </w:p>
    <w:p w14:paraId="636D8821" w14:textId="77777777" w:rsidR="00D13DB6" w:rsidRDefault="00D13DB6">
      <w:pPr>
        <w:pStyle w:val="a9"/>
        <w:wordWrap/>
        <w:jc w:val="center"/>
        <w:rPr>
          <w:rFonts w:ascii="HCI Poppy" w:eastAsia="휴먼명조" w:cs="휴먼명조"/>
          <w:sz w:val="30"/>
          <w:szCs w:val="30"/>
        </w:rPr>
      </w:pPr>
    </w:p>
    <w:p w14:paraId="7C0C419C" w14:textId="77777777" w:rsidR="00D13DB6" w:rsidRDefault="00000000">
      <w:pPr>
        <w:pStyle w:val="a9"/>
        <w:wordWrap/>
        <w:spacing w:line="265" w:lineRule="auto"/>
        <w:jc w:val="center"/>
        <w:rPr>
          <w:spacing w:val="-5"/>
          <w:sz w:val="28"/>
          <w:szCs w:val="28"/>
        </w:rPr>
      </w:pPr>
      <w:r>
        <w:pict w14:anchorId="11825978">
          <v:group id="_x0000_s1030" style="position:absolute;left:0;text-align:left;margin-left:0;margin-top:18.5pt;width:481.4pt;height:5.45pt;z-index:32" coordsize="48142,543">
            <v:shape id="_x0000_s1629603836" o:spid="_x0000_s1032" style="position:absolute;left:8090;width:40052;height:462" coordsize="40052,462" path="m,l40052,r,462l,462xe" fillcolor="#fc0" strokecolor="white" strokeweight=".56pt">
              <v:stroke joinstyle="miter"/>
            </v:shape>
            <v:shape id="_x0000_s1629603837" o:spid="_x0000_s1031" style="position:absolute;top:65;width:24094;height:478" coordsize="24094,478" path="m,478r24094,l24094,,,xe" fillcolor="#09f" strokecolor="white" strokeweight=".42pt">
              <v:stroke joinstyle="miter"/>
            </v:shape>
          </v:group>
        </w:pict>
      </w:r>
      <w:r>
        <w:pict w14:anchorId="50AF1B26">
          <v:shape id="_x0000_s1629603839" o:spid="_x0000_s1029" style="position:absolute;left:0;text-align:left;margin-left:0;margin-top:19.7pt;width:481.5pt;height:106.25pt;z-index:31;v-text-anchor:middle" coordsize="48150,10626" o:spt="100" adj="0,,0" path="m,l48150,r,10626l,10626xe" filled="f" stroked="f">
            <v:stroke joinstyle="round"/>
            <v:formulas/>
            <v:path o:connecttype="segments"/>
            <v:textbox style="mso-next-textbox:#_x0000_s1629603839" inset="2.83pt,2.83pt,2.83pt,2.83pt">
              <w:txbxContent>
                <w:p w14:paraId="3DC90D5C" w14:textId="77777777" w:rsidR="00D13DB6" w:rsidRDefault="00A51148">
                  <w:pPr>
                    <w:pStyle w:val="af0"/>
                    <w:wordWrap/>
                    <w:snapToGrid/>
                    <w:jc w:val="center"/>
                    <w:rPr>
                      <w:rFonts w:ascii="HYGothic-Extra" w:eastAsia="HYGothic-Extra" w:cs="HYGothic-Extra"/>
                      <w:shadow/>
                      <w:color w:val="1C3D62"/>
                      <w:sz w:val="48"/>
                      <w:szCs w:val="48"/>
                      <w:lang w:eastAsia="ko-KR"/>
                    </w:rPr>
                  </w:pPr>
                  <w:r>
                    <w:rPr>
                      <w:rFonts w:ascii="HYGothic-Extra" w:eastAsia="HYGothic-Extra" w:cs="HYGothic-Extra"/>
                      <w:shadow/>
                      <w:color w:val="1C3D62"/>
                      <w:sz w:val="48"/>
                      <w:szCs w:val="48"/>
                      <w:lang w:eastAsia="ko-KR"/>
                    </w:rPr>
                    <w:t>시스템분석 및 설계 보고서</w:t>
                  </w:r>
                </w:p>
              </w:txbxContent>
            </v:textbox>
          </v:shape>
        </w:pict>
      </w:r>
    </w:p>
    <w:p w14:paraId="7D3E05E3" w14:textId="77777777" w:rsidR="00D13DB6" w:rsidRDefault="00D13DB6">
      <w:pPr>
        <w:pStyle w:val="a9"/>
        <w:wordWrap/>
        <w:spacing w:line="265" w:lineRule="auto"/>
        <w:jc w:val="center"/>
        <w:rPr>
          <w:spacing w:val="-5"/>
          <w:sz w:val="28"/>
          <w:szCs w:val="28"/>
        </w:rPr>
      </w:pPr>
    </w:p>
    <w:p w14:paraId="4F74DE5C" w14:textId="77777777" w:rsidR="00D13DB6" w:rsidRDefault="00D13DB6">
      <w:pPr>
        <w:pStyle w:val="a9"/>
        <w:wordWrap/>
        <w:spacing w:line="265" w:lineRule="auto"/>
        <w:jc w:val="center"/>
        <w:rPr>
          <w:rFonts w:ascii="HYGothic-Extra" w:eastAsia="HYGothic-Extra" w:cs="HYGothic-Extra"/>
          <w:spacing w:val="-5"/>
          <w:sz w:val="28"/>
          <w:szCs w:val="28"/>
        </w:rPr>
      </w:pPr>
    </w:p>
    <w:p w14:paraId="518343DE" w14:textId="77777777" w:rsidR="00D13DB6" w:rsidRDefault="00D13DB6">
      <w:pPr>
        <w:pStyle w:val="a9"/>
        <w:wordWrap/>
        <w:spacing w:line="265" w:lineRule="auto"/>
        <w:jc w:val="center"/>
        <w:rPr>
          <w:rFonts w:ascii="HYGothic-Extra" w:eastAsia="HYGothic-Extra" w:cs="HYGothic-Extra"/>
          <w:spacing w:val="-5"/>
          <w:sz w:val="28"/>
          <w:szCs w:val="28"/>
        </w:rPr>
      </w:pPr>
    </w:p>
    <w:p w14:paraId="33CF6A53" w14:textId="77777777" w:rsidR="00D13DB6" w:rsidRDefault="00D13DB6">
      <w:pPr>
        <w:pStyle w:val="a9"/>
        <w:wordWrap/>
        <w:spacing w:line="265" w:lineRule="auto"/>
        <w:jc w:val="center"/>
        <w:rPr>
          <w:rFonts w:ascii="HYGothic-Extra" w:eastAsia="HYGothic-Extra" w:cs="HYGothic-Extra"/>
          <w:spacing w:val="-5"/>
          <w:sz w:val="28"/>
          <w:szCs w:val="28"/>
        </w:rPr>
      </w:pPr>
    </w:p>
    <w:p w14:paraId="372EC15A" w14:textId="054AF677" w:rsidR="00D13DB6" w:rsidRDefault="008805FC">
      <w:pPr>
        <w:pStyle w:val="af0"/>
        <w:wordWrap/>
        <w:spacing w:after="140"/>
        <w:jc w:val="center"/>
        <w:rPr>
          <w:rFonts w:ascii="HYHeadLine-Medium" w:eastAsia="HYHeadLine-Medium" w:cs="HYHeadLine-Medium"/>
          <w:sz w:val="12"/>
          <w:szCs w:val="12"/>
        </w:rPr>
      </w:pPr>
      <w:r>
        <w:pict w14:anchorId="75656F54">
          <v:group id="_x0000_s1026" style="width:481.45pt;height:5.05pt;mso-position-horizontal-relative:char;mso-position-vertical-relative:line" coordsize="48143,503">
            <v:shape id="_x0000_s1629603842" o:spid="_x0000_s1028" style="position:absolute;left:8090;top:1;width:40052;height:503" coordsize="40052,503" path="m,l40052,r,503l,503xe" fillcolor="#f30" strokecolor="white" strokeweight=".42pt">
              <v:stroke joinstyle="miter"/>
            </v:shape>
            <v:shape id="_x0000_s1629603843" o:spid="_x0000_s1027" style="position:absolute;top:1;width:24093;height:501" coordsize="24093,501" path="m,l24093,r,501l,501xe" fillcolor="#390" strokecolor="white" strokeweight=".42pt">
              <v:stroke joinstyle="miter"/>
            </v:shape>
            <w10:anchorlock/>
          </v:group>
        </w:pict>
      </w:r>
    </w:p>
    <w:p w14:paraId="17BC7350" w14:textId="77777777" w:rsidR="00D13DB6" w:rsidRDefault="00D13DB6">
      <w:pPr>
        <w:pStyle w:val="af0"/>
        <w:wordWrap/>
        <w:spacing w:after="140"/>
        <w:jc w:val="center"/>
        <w:rPr>
          <w:rFonts w:ascii="HYHeadLine-Medium" w:eastAsia="HYHeadLine-Medium" w:cs="HYHeadLine-Medium"/>
          <w:sz w:val="12"/>
          <w:szCs w:val="12"/>
        </w:rPr>
      </w:pPr>
    </w:p>
    <w:p w14:paraId="33A080D5" w14:textId="77777777" w:rsidR="00D13DB6" w:rsidRDefault="00D13DB6">
      <w:pPr>
        <w:pStyle w:val="a9"/>
        <w:wordWrap/>
        <w:jc w:val="center"/>
        <w:rPr>
          <w:rFonts w:ascii="HCI Poppy" w:eastAsia="휴먼명조" w:cs="휴먼명조"/>
          <w:sz w:val="30"/>
          <w:szCs w:val="30"/>
        </w:rPr>
      </w:pPr>
    </w:p>
    <w:p w14:paraId="2F7B2AC5" w14:textId="77777777" w:rsidR="00D13DB6" w:rsidRDefault="00D13DB6">
      <w:pPr>
        <w:pStyle w:val="a9"/>
        <w:wordWrap/>
        <w:jc w:val="center"/>
        <w:rPr>
          <w:rFonts w:ascii="HCI Poppy" w:eastAsia="휴먼명조" w:cs="휴먼명조"/>
          <w:sz w:val="30"/>
          <w:szCs w:val="30"/>
        </w:rPr>
      </w:pPr>
    </w:p>
    <w:p w14:paraId="232494AB" w14:textId="77777777" w:rsidR="00D13DB6" w:rsidRDefault="00A51148">
      <w:pPr>
        <w:pStyle w:val="a9"/>
        <w:wordWrap/>
        <w:spacing w:line="240" w:lineRule="auto"/>
        <w:jc w:val="center"/>
        <w:rPr>
          <w:b/>
          <w:bCs/>
          <w:sz w:val="38"/>
          <w:szCs w:val="38"/>
          <w:lang w:eastAsia="ko-KR"/>
        </w:rPr>
      </w:pPr>
      <w:r>
        <w:rPr>
          <w:b/>
          <w:bCs/>
          <w:sz w:val="38"/>
          <w:szCs w:val="38"/>
          <w:lang w:eastAsia="ko-KR"/>
        </w:rPr>
        <w:t>컴퓨터소프트웨어공학과</w:t>
      </w:r>
    </w:p>
    <w:p w14:paraId="4D683A70" w14:textId="77777777" w:rsidR="00D13DB6" w:rsidRDefault="00D13DB6">
      <w:pPr>
        <w:pStyle w:val="a9"/>
        <w:wordWrap/>
        <w:jc w:val="center"/>
        <w:rPr>
          <w:rFonts w:ascii="HCI Poppy" w:eastAsia="휴먼명조" w:cs="휴먼명조"/>
          <w:sz w:val="30"/>
          <w:szCs w:val="30"/>
          <w:lang w:eastAsia="ko-KR"/>
        </w:rPr>
      </w:pPr>
    </w:p>
    <w:p w14:paraId="3296BE1E" w14:textId="77777777" w:rsidR="00D13DB6" w:rsidRDefault="00D13DB6">
      <w:pPr>
        <w:pStyle w:val="a9"/>
        <w:wordWrap/>
        <w:jc w:val="center"/>
        <w:rPr>
          <w:rFonts w:ascii="HCI Poppy" w:eastAsia="휴먼명조" w:cs="휴먼명조"/>
          <w:sz w:val="30"/>
          <w:szCs w:val="30"/>
          <w:lang w:eastAsia="ko-KR"/>
        </w:rPr>
      </w:pPr>
    </w:p>
    <w:p w14:paraId="5C086029" w14:textId="38A925A9" w:rsidR="00D13DB6" w:rsidRPr="002748F7" w:rsidRDefault="00A51148">
      <w:pPr>
        <w:pStyle w:val="af0"/>
        <w:wordWrap/>
        <w:spacing w:line="280" w:lineRule="auto"/>
        <w:jc w:val="center"/>
        <w:rPr>
          <w:rFonts w:ascii="HCI Poppy" w:eastAsiaTheme="minorEastAsia" w:cs="HCI Poppy"/>
          <w:b/>
          <w:bCs/>
          <w:spacing w:val="-4"/>
          <w:w w:val="98"/>
          <w:sz w:val="48"/>
          <w:szCs w:val="48"/>
          <w:lang w:eastAsia="ko-KR"/>
        </w:rPr>
      </w:pPr>
      <w:r>
        <w:rPr>
          <w:rFonts w:ascii="HCI Poppy" w:eastAsia="HCI Poppy" w:cs="HCI Poppy"/>
          <w:b/>
          <w:bCs/>
          <w:spacing w:val="-4"/>
          <w:w w:val="98"/>
          <w:sz w:val="48"/>
          <w:szCs w:val="48"/>
        </w:rPr>
        <w:t xml:space="preserve">2026. </w:t>
      </w:r>
      <w:r w:rsidR="008805FC">
        <w:rPr>
          <w:rFonts w:ascii="HCI Poppy" w:eastAsiaTheme="minorEastAsia" w:cs="HCI Poppy" w:hint="eastAsia"/>
          <w:b/>
          <w:bCs/>
          <w:spacing w:val="-4"/>
          <w:w w:val="98"/>
          <w:sz w:val="48"/>
          <w:szCs w:val="48"/>
          <w:lang w:eastAsia="ko-KR"/>
        </w:rPr>
        <w:t>6</w:t>
      </w:r>
      <w:r>
        <w:rPr>
          <w:rFonts w:ascii="HCI Poppy" w:eastAsia="HCI Poppy" w:cs="HCI Poppy"/>
          <w:b/>
          <w:bCs/>
          <w:spacing w:val="-4"/>
          <w:w w:val="98"/>
          <w:sz w:val="48"/>
          <w:szCs w:val="48"/>
        </w:rPr>
        <w:t xml:space="preserve">. </w:t>
      </w:r>
      <w:r w:rsidR="008805FC">
        <w:rPr>
          <w:rFonts w:ascii="HCI Poppy" w:eastAsiaTheme="minorEastAsia" w:cs="HCI Poppy" w:hint="eastAsia"/>
          <w:b/>
          <w:bCs/>
          <w:spacing w:val="-4"/>
          <w:w w:val="98"/>
          <w:sz w:val="48"/>
          <w:szCs w:val="48"/>
          <w:lang w:eastAsia="ko-KR"/>
        </w:rPr>
        <w:t>17</w:t>
      </w:r>
      <w:r>
        <w:rPr>
          <w:rFonts w:ascii="HCI Poppy" w:eastAsia="HCI Poppy" w:cs="HCI Poppy"/>
          <w:b/>
          <w:bCs/>
          <w:spacing w:val="-4"/>
          <w:w w:val="98"/>
          <w:sz w:val="48"/>
          <w:szCs w:val="48"/>
        </w:rPr>
        <w:t>.</w:t>
      </w:r>
    </w:p>
    <w:p w14:paraId="485DE7E0" w14:textId="77777777" w:rsidR="00D13DB6" w:rsidRDefault="00D13DB6">
      <w:pPr>
        <w:pStyle w:val="af0"/>
        <w:wordWrap/>
        <w:spacing w:line="280" w:lineRule="auto"/>
        <w:jc w:val="center"/>
        <w:rPr>
          <w:rFonts w:ascii="HCI Poppy" w:eastAsia="휴먼명조" w:cs="휴먼명조"/>
          <w:b/>
          <w:bCs/>
          <w:spacing w:val="-4"/>
          <w:w w:val="98"/>
          <w:sz w:val="48"/>
          <w:szCs w:val="4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02"/>
        <w:gridCol w:w="7422"/>
      </w:tblGrid>
      <w:tr w:rsidR="00D13DB6" w14:paraId="0D57AE03" w14:textId="77777777">
        <w:trPr>
          <w:trHeight w:val="652"/>
        </w:trPr>
        <w:tc>
          <w:tcPr>
            <w:tcW w:w="210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55955431" w14:textId="77777777" w:rsidR="00D13DB6" w:rsidRPr="00870E28" w:rsidRDefault="00A51148">
            <w:pPr>
              <w:pStyle w:val="a9"/>
              <w:wordWrap/>
              <w:jc w:val="center"/>
              <w:rPr>
                <w:rFonts w:hAnsi="HCR Batang"/>
                <w:b/>
                <w:bCs/>
                <w:sz w:val="24"/>
                <w:szCs w:val="24"/>
              </w:rPr>
            </w:pPr>
            <w:r w:rsidRPr="00870E28">
              <w:rPr>
                <w:rFonts w:hAnsi="HCR Batang"/>
                <w:b/>
                <w:bCs/>
                <w:sz w:val="24"/>
                <w:szCs w:val="24"/>
              </w:rPr>
              <w:t>프로젝트 명</w:t>
            </w:r>
          </w:p>
        </w:tc>
        <w:tc>
          <w:tcPr>
            <w:tcW w:w="7422" w:type="dxa"/>
            <w:tcBorders>
              <w:top w:val="single" w:sz="9" w:space="0" w:color="000000"/>
              <w:left w:val="single" w:sz="2" w:space="0" w:color="000000"/>
              <w:bottom w:val="single" w:sz="2" w:space="0" w:color="000000"/>
              <w:right w:val="single" w:sz="9" w:space="0" w:color="000000"/>
              <w:tl2br w:val="nil"/>
              <w:tr2bl w:val="nil"/>
            </w:tcBorders>
            <w:vAlign w:val="center"/>
          </w:tcPr>
          <w:p w14:paraId="5CCBB125" w14:textId="51F2E3A7" w:rsidR="00D13DB6" w:rsidRPr="00F90212" w:rsidRDefault="002748F7">
            <w:pPr>
              <w:pStyle w:val="a9"/>
              <w:rPr>
                <w:rFonts w:hAnsi="HCR Batang"/>
                <w:lang w:eastAsia="ko-KR"/>
              </w:rPr>
            </w:pPr>
            <w:r w:rsidRPr="00F90212">
              <w:rPr>
                <w:rFonts w:hAnsi="HCR Batang" w:hint="eastAsia"/>
                <w:lang w:eastAsia="ko-KR"/>
              </w:rPr>
              <w:t>현대적 저수준 그래픽스 API 기반 경량 플랫폼 네이티브 렌더링 프레임워크</w:t>
            </w:r>
          </w:p>
        </w:tc>
      </w:tr>
      <w:tr w:rsidR="00D13DB6" w14:paraId="31861B73" w14:textId="77777777">
        <w:trPr>
          <w:trHeight w:val="652"/>
        </w:trPr>
        <w:tc>
          <w:tcPr>
            <w:tcW w:w="2102" w:type="dxa"/>
            <w:tcBorders>
              <w:top w:val="single" w:sz="2" w:space="0" w:color="000000"/>
              <w:left w:val="single" w:sz="9" w:space="0" w:color="000000"/>
              <w:bottom w:val="single" w:sz="9" w:space="0" w:color="000000"/>
              <w:right w:val="single" w:sz="2" w:space="0" w:color="000000"/>
              <w:tl2br w:val="nil"/>
              <w:tr2bl w:val="nil"/>
            </w:tcBorders>
            <w:shd w:val="clear" w:color="auto" w:fill="E6EEF7"/>
            <w:vAlign w:val="center"/>
          </w:tcPr>
          <w:p w14:paraId="77BB6D32" w14:textId="77777777" w:rsidR="00D13DB6" w:rsidRPr="00870E28" w:rsidRDefault="00A51148">
            <w:pPr>
              <w:pStyle w:val="a9"/>
              <w:wordWrap/>
              <w:jc w:val="center"/>
              <w:rPr>
                <w:rFonts w:hAnsi="HCR Batang"/>
                <w:b/>
                <w:bCs/>
                <w:sz w:val="24"/>
                <w:szCs w:val="24"/>
              </w:rPr>
            </w:pPr>
            <w:r w:rsidRPr="00870E28">
              <w:rPr>
                <w:rFonts w:hAnsi="HCR Batang"/>
                <w:b/>
                <w:bCs/>
                <w:sz w:val="24"/>
                <w:szCs w:val="24"/>
              </w:rPr>
              <w:t>팀명</w:t>
            </w:r>
          </w:p>
        </w:tc>
        <w:tc>
          <w:tcPr>
            <w:tcW w:w="7422" w:type="dxa"/>
            <w:tcBorders>
              <w:top w:val="single" w:sz="2" w:space="0" w:color="000000"/>
              <w:left w:val="single" w:sz="2" w:space="0" w:color="000000"/>
              <w:bottom w:val="single" w:sz="9" w:space="0" w:color="000000"/>
              <w:right w:val="single" w:sz="9" w:space="0" w:color="000000"/>
              <w:tl2br w:val="nil"/>
              <w:tr2bl w:val="nil"/>
            </w:tcBorders>
            <w:vAlign w:val="center"/>
          </w:tcPr>
          <w:p w14:paraId="6C591BA3" w14:textId="6697B275" w:rsidR="00D13DB6" w:rsidRPr="00F90212" w:rsidRDefault="00373B02">
            <w:pPr>
              <w:pStyle w:val="a9"/>
              <w:rPr>
                <w:rFonts w:hAnsi="HCR Batang"/>
                <w:lang w:eastAsia="ko-KR"/>
              </w:rPr>
            </w:pPr>
            <w:r w:rsidRPr="00F90212">
              <w:rPr>
                <w:rFonts w:hAnsi="HCR Batang" w:hint="eastAsia"/>
                <w:lang w:eastAsia="ko-KR"/>
              </w:rPr>
              <w:t>DyD ( Direct, Yield</w:t>
            </w:r>
            <w:r w:rsidR="00E11BBC" w:rsidRPr="00F90212">
              <w:rPr>
                <w:rFonts w:hAnsi="HCR Batang" w:hint="eastAsia"/>
                <w:lang w:eastAsia="ko-KR"/>
              </w:rPr>
              <w:t>,</w:t>
            </w:r>
            <w:r w:rsidRPr="00F90212">
              <w:rPr>
                <w:rFonts w:hAnsi="HCR Batang" w:hint="eastAsia"/>
                <w:lang w:eastAsia="ko-KR"/>
              </w:rPr>
              <w:t xml:space="preserve"> Dynamic media )</w:t>
            </w:r>
          </w:p>
        </w:tc>
      </w:tr>
    </w:tbl>
    <w:p w14:paraId="00D7DF87" w14:textId="77777777" w:rsidR="00D13DB6" w:rsidRDefault="00D13DB6">
      <w:pPr>
        <w:rPr>
          <w:sz w:val="2"/>
        </w:rPr>
      </w:pPr>
    </w:p>
    <w:p w14:paraId="74A6DBDD" w14:textId="77777777" w:rsidR="00D13DB6" w:rsidRDefault="00D13DB6">
      <w:pPr>
        <w:pStyle w:val="af0"/>
        <w:wordWrap/>
        <w:spacing w:line="280" w:lineRule="auto"/>
        <w:jc w:val="center"/>
        <w:rPr>
          <w:rFonts w:ascii="HCI Poppy" w:eastAsia="휴먼명조" w:cs="휴먼명조"/>
          <w:b/>
          <w:bCs/>
          <w:spacing w:val="-4"/>
          <w:w w:val="98"/>
          <w:sz w:val="48"/>
          <w:szCs w:val="4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989"/>
        <w:gridCol w:w="3569"/>
        <w:gridCol w:w="3966"/>
      </w:tblGrid>
      <w:tr w:rsidR="00D13DB6" w14:paraId="3BFAFAD8" w14:textId="77777777">
        <w:trPr>
          <w:trHeight w:val="482"/>
        </w:trPr>
        <w:tc>
          <w:tcPr>
            <w:tcW w:w="1989" w:type="dxa"/>
            <w:tcBorders>
              <w:top w:val="single" w:sz="9" w:space="0" w:color="000000"/>
              <w:left w:val="single" w:sz="9" w:space="0" w:color="000000"/>
              <w:bottom w:val="double" w:sz="11" w:space="0" w:color="000000"/>
              <w:right w:val="single" w:sz="2" w:space="0" w:color="000000"/>
              <w:tl2br w:val="nil"/>
              <w:tr2bl w:val="nil"/>
            </w:tcBorders>
            <w:shd w:val="clear" w:color="auto" w:fill="E6EEF7"/>
            <w:vAlign w:val="center"/>
          </w:tcPr>
          <w:p w14:paraId="404D925D" w14:textId="77777777" w:rsidR="00D13DB6" w:rsidRDefault="00A51148">
            <w:pPr>
              <w:pStyle w:val="a9"/>
              <w:wordWrap/>
              <w:jc w:val="center"/>
              <w:rPr>
                <w:b/>
                <w:bCs/>
                <w:sz w:val="24"/>
                <w:szCs w:val="24"/>
              </w:rPr>
            </w:pPr>
            <w:r>
              <w:rPr>
                <w:b/>
                <w:bCs/>
                <w:sz w:val="24"/>
                <w:szCs w:val="24"/>
              </w:rPr>
              <w:t>구분</w:t>
            </w:r>
          </w:p>
        </w:tc>
        <w:tc>
          <w:tcPr>
            <w:tcW w:w="3569" w:type="dxa"/>
            <w:tcBorders>
              <w:top w:val="single" w:sz="9" w:space="0" w:color="000000"/>
              <w:left w:val="single" w:sz="2" w:space="0" w:color="000000"/>
              <w:bottom w:val="double" w:sz="11" w:space="0" w:color="000000"/>
              <w:right w:val="single" w:sz="2" w:space="0" w:color="000000"/>
              <w:tl2br w:val="nil"/>
              <w:tr2bl w:val="nil"/>
            </w:tcBorders>
            <w:shd w:val="clear" w:color="auto" w:fill="E6EEF7"/>
            <w:vAlign w:val="center"/>
          </w:tcPr>
          <w:p w14:paraId="7AF4E082" w14:textId="77777777" w:rsidR="00D13DB6" w:rsidRDefault="00A51148">
            <w:pPr>
              <w:pStyle w:val="a9"/>
              <w:wordWrap/>
              <w:jc w:val="center"/>
              <w:rPr>
                <w:b/>
                <w:bCs/>
                <w:sz w:val="24"/>
                <w:szCs w:val="24"/>
              </w:rPr>
            </w:pPr>
            <w:r>
              <w:rPr>
                <w:b/>
                <w:bCs/>
                <w:sz w:val="24"/>
                <w:szCs w:val="24"/>
              </w:rPr>
              <w:t>학번</w:t>
            </w:r>
          </w:p>
        </w:tc>
        <w:tc>
          <w:tcPr>
            <w:tcW w:w="3966" w:type="dxa"/>
            <w:tcBorders>
              <w:top w:val="single" w:sz="9" w:space="0" w:color="000000"/>
              <w:left w:val="single" w:sz="2" w:space="0" w:color="000000"/>
              <w:bottom w:val="double" w:sz="11" w:space="0" w:color="000000"/>
              <w:right w:val="single" w:sz="9" w:space="0" w:color="000000"/>
              <w:tl2br w:val="nil"/>
              <w:tr2bl w:val="nil"/>
            </w:tcBorders>
            <w:shd w:val="clear" w:color="auto" w:fill="E6EEF7"/>
            <w:vAlign w:val="center"/>
          </w:tcPr>
          <w:p w14:paraId="1F55DC8E" w14:textId="77777777" w:rsidR="00D13DB6" w:rsidRDefault="00A51148">
            <w:pPr>
              <w:pStyle w:val="a9"/>
              <w:wordWrap/>
              <w:jc w:val="center"/>
              <w:rPr>
                <w:b/>
                <w:bCs/>
                <w:sz w:val="24"/>
                <w:szCs w:val="24"/>
              </w:rPr>
            </w:pPr>
            <w:r>
              <w:rPr>
                <w:b/>
                <w:bCs/>
                <w:sz w:val="24"/>
                <w:szCs w:val="24"/>
              </w:rPr>
              <w:t>이름</w:t>
            </w:r>
          </w:p>
        </w:tc>
      </w:tr>
      <w:tr w:rsidR="00D13DB6" w14:paraId="4B007C2D" w14:textId="77777777">
        <w:trPr>
          <w:trHeight w:val="482"/>
        </w:trPr>
        <w:tc>
          <w:tcPr>
            <w:tcW w:w="1989" w:type="dxa"/>
            <w:tcBorders>
              <w:top w:val="double" w:sz="11" w:space="0" w:color="000000"/>
              <w:left w:val="single" w:sz="9" w:space="0" w:color="000000"/>
              <w:bottom w:val="single" w:sz="2" w:space="0" w:color="000000"/>
              <w:right w:val="single" w:sz="2" w:space="0" w:color="000000"/>
              <w:tl2br w:val="nil"/>
              <w:tr2bl w:val="nil"/>
            </w:tcBorders>
            <w:vAlign w:val="center"/>
          </w:tcPr>
          <w:p w14:paraId="26760058" w14:textId="77777777" w:rsidR="00D13DB6" w:rsidRPr="00870E28" w:rsidRDefault="00A51148">
            <w:pPr>
              <w:pStyle w:val="a9"/>
              <w:wordWrap/>
              <w:jc w:val="center"/>
              <w:rPr>
                <w:b/>
                <w:bCs/>
              </w:rPr>
            </w:pPr>
            <w:r w:rsidRPr="00870E28">
              <w:rPr>
                <w:b/>
                <w:bCs/>
              </w:rPr>
              <w:t>팀장</w:t>
            </w:r>
          </w:p>
        </w:tc>
        <w:tc>
          <w:tcPr>
            <w:tcW w:w="3569" w:type="dxa"/>
            <w:tcBorders>
              <w:top w:val="double" w:sz="11" w:space="0" w:color="000000"/>
              <w:left w:val="single" w:sz="2" w:space="0" w:color="000000"/>
              <w:bottom w:val="single" w:sz="2" w:space="0" w:color="000000"/>
              <w:right w:val="single" w:sz="2" w:space="0" w:color="000000"/>
              <w:tl2br w:val="nil"/>
              <w:tr2bl w:val="nil"/>
            </w:tcBorders>
            <w:vAlign w:val="center"/>
          </w:tcPr>
          <w:p w14:paraId="17F7FB93" w14:textId="4AB21AC6" w:rsidR="00D13DB6" w:rsidRPr="00782EA8" w:rsidRDefault="007B5FE7">
            <w:pPr>
              <w:pStyle w:val="a9"/>
              <w:wordWrap/>
              <w:jc w:val="center"/>
              <w:rPr>
                <w:rFonts w:hAnsi="HCR Batang"/>
                <w:lang w:eastAsia="ko-KR"/>
              </w:rPr>
            </w:pPr>
            <w:r w:rsidRPr="00782EA8">
              <w:rPr>
                <w:rFonts w:hAnsi="HCR Batang" w:hint="eastAsia"/>
                <w:lang w:eastAsia="ko-KR"/>
              </w:rPr>
              <w:t>20242215</w:t>
            </w:r>
          </w:p>
        </w:tc>
        <w:tc>
          <w:tcPr>
            <w:tcW w:w="3966" w:type="dxa"/>
            <w:tcBorders>
              <w:top w:val="double" w:sz="11" w:space="0" w:color="000000"/>
              <w:left w:val="single" w:sz="2" w:space="0" w:color="000000"/>
              <w:bottom w:val="single" w:sz="2" w:space="0" w:color="000000"/>
              <w:right w:val="single" w:sz="9" w:space="0" w:color="000000"/>
              <w:tl2br w:val="nil"/>
              <w:tr2bl w:val="nil"/>
            </w:tcBorders>
            <w:vAlign w:val="center"/>
          </w:tcPr>
          <w:p w14:paraId="1F7AF472" w14:textId="203BB3B6" w:rsidR="00D13DB6" w:rsidRPr="00782EA8" w:rsidRDefault="007B5FE7">
            <w:pPr>
              <w:pStyle w:val="a9"/>
              <w:wordWrap/>
              <w:jc w:val="center"/>
              <w:rPr>
                <w:rFonts w:hAnsi="HCR Batang"/>
              </w:rPr>
            </w:pPr>
            <w:r w:rsidRPr="00782EA8">
              <w:rPr>
                <w:rFonts w:hAnsi="HCR Batang" w:hint="eastAsia"/>
                <w:lang w:eastAsia="ko-KR"/>
              </w:rPr>
              <w:t>한재승</w:t>
            </w:r>
          </w:p>
        </w:tc>
      </w:tr>
      <w:tr w:rsidR="00D13DB6" w14:paraId="3E2B6FFC" w14:textId="77777777">
        <w:trPr>
          <w:trHeight w:val="409"/>
        </w:trPr>
        <w:tc>
          <w:tcPr>
            <w:tcW w:w="1989"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6CA89E1D" w14:textId="77777777" w:rsidR="00D13DB6" w:rsidRPr="00870E28" w:rsidRDefault="00A51148">
            <w:pPr>
              <w:pStyle w:val="a9"/>
              <w:wordWrap/>
              <w:jc w:val="center"/>
              <w:rPr>
                <w:b/>
                <w:bCs/>
              </w:rPr>
            </w:pPr>
            <w:r w:rsidRPr="00870E28">
              <w:rPr>
                <w:b/>
                <w:bCs/>
              </w:rPr>
              <w:t>팀원</w:t>
            </w:r>
          </w:p>
        </w:tc>
        <w:tc>
          <w:tcPr>
            <w:tcW w:w="3569" w:type="dxa"/>
            <w:tcBorders>
              <w:top w:val="single" w:sz="2" w:space="0" w:color="000000"/>
              <w:left w:val="single" w:sz="2" w:space="0" w:color="000000"/>
              <w:bottom w:val="single" w:sz="2" w:space="0" w:color="000000"/>
              <w:right w:val="single" w:sz="2" w:space="0" w:color="000000"/>
              <w:tl2br w:val="nil"/>
              <w:tr2bl w:val="nil"/>
            </w:tcBorders>
            <w:vAlign w:val="center"/>
          </w:tcPr>
          <w:p w14:paraId="1BC6C196" w14:textId="7B86697C" w:rsidR="00D13DB6" w:rsidRPr="00782EA8" w:rsidRDefault="007B5FE7">
            <w:pPr>
              <w:pStyle w:val="a9"/>
              <w:wordWrap/>
              <w:jc w:val="center"/>
              <w:rPr>
                <w:rFonts w:hAnsi="HCR Batang"/>
                <w:lang w:eastAsia="ko-KR"/>
              </w:rPr>
            </w:pPr>
            <w:r w:rsidRPr="00782EA8">
              <w:rPr>
                <w:rFonts w:hAnsi="HCR Batang" w:hint="eastAsia"/>
                <w:lang w:eastAsia="ko-KR"/>
              </w:rPr>
              <w:t>2024090</w:t>
            </w:r>
            <w:r w:rsidR="001128AC" w:rsidRPr="00782EA8">
              <w:rPr>
                <w:rFonts w:hAnsi="HCR Batang" w:hint="eastAsia"/>
                <w:lang w:eastAsia="ko-KR"/>
              </w:rPr>
              <w:t>1</w:t>
            </w:r>
          </w:p>
        </w:tc>
        <w:tc>
          <w:tcPr>
            <w:tcW w:w="3966" w:type="dxa"/>
            <w:tcBorders>
              <w:top w:val="single" w:sz="2" w:space="0" w:color="000000"/>
              <w:left w:val="single" w:sz="2" w:space="0" w:color="000000"/>
              <w:bottom w:val="single" w:sz="2" w:space="0" w:color="000000"/>
              <w:right w:val="single" w:sz="9" w:space="0" w:color="000000"/>
              <w:tl2br w:val="nil"/>
              <w:tr2bl w:val="nil"/>
            </w:tcBorders>
            <w:vAlign w:val="center"/>
          </w:tcPr>
          <w:p w14:paraId="32FD657E" w14:textId="1322FB50" w:rsidR="00D13DB6" w:rsidRPr="00782EA8" w:rsidRDefault="007B5FE7">
            <w:pPr>
              <w:pStyle w:val="a9"/>
              <w:wordWrap/>
              <w:jc w:val="center"/>
              <w:rPr>
                <w:rFonts w:hAnsi="HCR Batang"/>
              </w:rPr>
            </w:pPr>
            <w:r w:rsidRPr="00782EA8">
              <w:rPr>
                <w:rFonts w:hAnsi="HCR Batang" w:hint="eastAsia"/>
                <w:lang w:eastAsia="ko-KR"/>
              </w:rPr>
              <w:t>윤 훈</w:t>
            </w:r>
          </w:p>
        </w:tc>
      </w:tr>
      <w:tr w:rsidR="00D13DB6" w14:paraId="1EE1017B" w14:textId="77777777">
        <w:trPr>
          <w:trHeight w:val="409"/>
        </w:trPr>
        <w:tc>
          <w:tcPr>
            <w:tcW w:w="1989" w:type="dxa"/>
            <w:vMerge/>
            <w:tcBorders>
              <w:top w:val="single" w:sz="2" w:space="0" w:color="000000"/>
              <w:left w:val="single" w:sz="9" w:space="0" w:color="000000"/>
              <w:bottom w:val="single" w:sz="2" w:space="0" w:color="000000"/>
              <w:right w:val="single" w:sz="2" w:space="0" w:color="000000"/>
              <w:tl2br w:val="nil"/>
              <w:tr2bl w:val="nil"/>
            </w:tcBorders>
          </w:tcPr>
          <w:p w14:paraId="2373EEE4" w14:textId="77777777" w:rsidR="00D13DB6" w:rsidRPr="00870E28" w:rsidRDefault="00D13DB6">
            <w:pPr>
              <w:rPr>
                <w:sz w:val="20"/>
                <w:szCs w:val="20"/>
              </w:rPr>
            </w:pPr>
          </w:p>
        </w:tc>
        <w:tc>
          <w:tcPr>
            <w:tcW w:w="3569" w:type="dxa"/>
            <w:tcBorders>
              <w:top w:val="single" w:sz="2" w:space="0" w:color="000000"/>
              <w:left w:val="single" w:sz="2" w:space="0" w:color="000000"/>
              <w:bottom w:val="single" w:sz="2" w:space="0" w:color="000000"/>
              <w:right w:val="single" w:sz="2" w:space="0" w:color="000000"/>
              <w:tl2br w:val="nil"/>
              <w:tr2bl w:val="nil"/>
            </w:tcBorders>
            <w:vAlign w:val="center"/>
          </w:tcPr>
          <w:p w14:paraId="31A05A39" w14:textId="0DB08CC6" w:rsidR="00D13DB6" w:rsidRPr="00782EA8" w:rsidRDefault="007B5FE7">
            <w:pPr>
              <w:pStyle w:val="a9"/>
              <w:wordWrap/>
              <w:jc w:val="center"/>
              <w:rPr>
                <w:rFonts w:hAnsi="HCR Batang"/>
                <w:lang w:eastAsia="ko-KR"/>
              </w:rPr>
            </w:pPr>
            <w:r w:rsidRPr="00782EA8">
              <w:rPr>
                <w:rFonts w:hAnsi="HCR Batang" w:hint="eastAsia"/>
                <w:lang w:eastAsia="ko-KR"/>
              </w:rPr>
              <w:t>202422</w:t>
            </w:r>
            <w:r w:rsidR="001128AC" w:rsidRPr="00782EA8">
              <w:rPr>
                <w:rFonts w:hAnsi="HCR Batang" w:hint="eastAsia"/>
                <w:lang w:eastAsia="ko-KR"/>
              </w:rPr>
              <w:t>07</w:t>
            </w:r>
          </w:p>
        </w:tc>
        <w:tc>
          <w:tcPr>
            <w:tcW w:w="3966" w:type="dxa"/>
            <w:tcBorders>
              <w:top w:val="single" w:sz="2" w:space="0" w:color="000000"/>
              <w:left w:val="single" w:sz="2" w:space="0" w:color="000000"/>
              <w:bottom w:val="single" w:sz="2" w:space="0" w:color="000000"/>
              <w:right w:val="single" w:sz="9" w:space="0" w:color="000000"/>
              <w:tl2br w:val="nil"/>
              <w:tr2bl w:val="nil"/>
            </w:tcBorders>
            <w:vAlign w:val="center"/>
          </w:tcPr>
          <w:p w14:paraId="6FB21BCA" w14:textId="6FF649B3" w:rsidR="00D13DB6" w:rsidRPr="00782EA8" w:rsidRDefault="007B5FE7">
            <w:pPr>
              <w:pStyle w:val="a9"/>
              <w:wordWrap/>
              <w:jc w:val="center"/>
              <w:rPr>
                <w:rFonts w:hAnsi="HCR Batang"/>
              </w:rPr>
            </w:pPr>
            <w:r w:rsidRPr="00782EA8">
              <w:rPr>
                <w:rFonts w:hAnsi="HCR Batang" w:hint="eastAsia"/>
                <w:lang w:eastAsia="ko-KR"/>
              </w:rPr>
              <w:t>정현진</w:t>
            </w:r>
          </w:p>
        </w:tc>
      </w:tr>
      <w:tr w:rsidR="00D13DB6" w14:paraId="38E7F011" w14:textId="77777777">
        <w:trPr>
          <w:trHeight w:val="409"/>
        </w:trPr>
        <w:tc>
          <w:tcPr>
            <w:tcW w:w="1989" w:type="dxa"/>
            <w:vMerge/>
            <w:tcBorders>
              <w:top w:val="single" w:sz="2" w:space="0" w:color="000000"/>
              <w:left w:val="single" w:sz="9" w:space="0" w:color="000000"/>
              <w:bottom w:val="single" w:sz="2" w:space="0" w:color="000000"/>
              <w:right w:val="single" w:sz="2" w:space="0" w:color="000000"/>
              <w:tl2br w:val="nil"/>
              <w:tr2bl w:val="nil"/>
            </w:tcBorders>
          </w:tcPr>
          <w:p w14:paraId="39029125" w14:textId="77777777" w:rsidR="00D13DB6" w:rsidRPr="00870E28" w:rsidRDefault="00D13DB6">
            <w:pPr>
              <w:rPr>
                <w:sz w:val="20"/>
                <w:szCs w:val="20"/>
              </w:rPr>
            </w:pPr>
          </w:p>
        </w:tc>
        <w:tc>
          <w:tcPr>
            <w:tcW w:w="3569" w:type="dxa"/>
            <w:tcBorders>
              <w:top w:val="single" w:sz="2" w:space="0" w:color="000000"/>
              <w:left w:val="single" w:sz="2" w:space="0" w:color="000000"/>
              <w:bottom w:val="single" w:sz="2" w:space="0" w:color="000000"/>
              <w:right w:val="single" w:sz="2" w:space="0" w:color="000000"/>
              <w:tl2br w:val="nil"/>
              <w:tr2bl w:val="nil"/>
            </w:tcBorders>
            <w:vAlign w:val="center"/>
          </w:tcPr>
          <w:p w14:paraId="3286FA88" w14:textId="02E0AD26" w:rsidR="00D13DB6" w:rsidRPr="00782EA8" w:rsidRDefault="007B5FE7">
            <w:pPr>
              <w:pStyle w:val="a9"/>
              <w:wordWrap/>
              <w:jc w:val="center"/>
              <w:rPr>
                <w:rFonts w:hAnsi="HCR Batang"/>
                <w:lang w:eastAsia="ko-KR"/>
              </w:rPr>
            </w:pPr>
            <w:r w:rsidRPr="00782EA8">
              <w:rPr>
                <w:rFonts w:hAnsi="HCR Batang" w:hint="eastAsia"/>
                <w:lang w:eastAsia="ko-KR"/>
              </w:rPr>
              <w:t>2024</w:t>
            </w:r>
            <w:r w:rsidR="003C28CE" w:rsidRPr="00782EA8">
              <w:rPr>
                <w:rFonts w:hAnsi="HCR Batang" w:hint="eastAsia"/>
                <w:lang w:eastAsia="ko-KR"/>
              </w:rPr>
              <w:t>0846</w:t>
            </w:r>
          </w:p>
        </w:tc>
        <w:tc>
          <w:tcPr>
            <w:tcW w:w="3966" w:type="dxa"/>
            <w:tcBorders>
              <w:top w:val="single" w:sz="2" w:space="0" w:color="000000"/>
              <w:left w:val="single" w:sz="2" w:space="0" w:color="000000"/>
              <w:bottom w:val="single" w:sz="2" w:space="0" w:color="000000"/>
              <w:right w:val="single" w:sz="9" w:space="0" w:color="000000"/>
              <w:tl2br w:val="nil"/>
              <w:tr2bl w:val="nil"/>
            </w:tcBorders>
            <w:vAlign w:val="center"/>
          </w:tcPr>
          <w:p w14:paraId="7F45EED2" w14:textId="4C48F39A" w:rsidR="00D13DB6" w:rsidRPr="00782EA8" w:rsidRDefault="007B5FE7">
            <w:pPr>
              <w:pStyle w:val="a9"/>
              <w:wordWrap/>
              <w:jc w:val="center"/>
              <w:rPr>
                <w:rFonts w:hAnsi="HCR Batang"/>
                <w:lang w:eastAsia="ko-KR"/>
              </w:rPr>
            </w:pPr>
            <w:r w:rsidRPr="00782EA8">
              <w:rPr>
                <w:rFonts w:hAnsi="HCR Batang" w:hint="eastAsia"/>
                <w:lang w:eastAsia="ko-KR"/>
              </w:rPr>
              <w:t>정준혁</w:t>
            </w:r>
          </w:p>
        </w:tc>
      </w:tr>
      <w:tr w:rsidR="00D13DB6" w14:paraId="50946050" w14:textId="77777777">
        <w:trPr>
          <w:trHeight w:val="409"/>
        </w:trPr>
        <w:tc>
          <w:tcPr>
            <w:tcW w:w="1989" w:type="dxa"/>
            <w:vMerge/>
            <w:tcBorders>
              <w:top w:val="single" w:sz="2" w:space="0" w:color="000000"/>
              <w:left w:val="single" w:sz="9" w:space="0" w:color="000000"/>
              <w:bottom w:val="single" w:sz="2" w:space="0" w:color="000000"/>
              <w:right w:val="single" w:sz="2" w:space="0" w:color="000000"/>
              <w:tl2br w:val="nil"/>
              <w:tr2bl w:val="nil"/>
            </w:tcBorders>
          </w:tcPr>
          <w:p w14:paraId="34F186BB" w14:textId="77777777" w:rsidR="00D13DB6" w:rsidRPr="00870E28" w:rsidRDefault="00D13DB6">
            <w:pPr>
              <w:rPr>
                <w:sz w:val="20"/>
                <w:szCs w:val="20"/>
              </w:rPr>
            </w:pPr>
          </w:p>
        </w:tc>
        <w:tc>
          <w:tcPr>
            <w:tcW w:w="3569" w:type="dxa"/>
            <w:tcBorders>
              <w:top w:val="single" w:sz="2" w:space="0" w:color="000000"/>
              <w:left w:val="single" w:sz="2" w:space="0" w:color="000000"/>
              <w:bottom w:val="single" w:sz="2" w:space="0" w:color="000000"/>
              <w:right w:val="single" w:sz="2" w:space="0" w:color="000000"/>
              <w:tl2br w:val="nil"/>
              <w:tr2bl w:val="nil"/>
            </w:tcBorders>
            <w:vAlign w:val="center"/>
          </w:tcPr>
          <w:p w14:paraId="30CA8382" w14:textId="41C19769" w:rsidR="00D13DB6" w:rsidRPr="00782EA8" w:rsidRDefault="00D13DB6">
            <w:pPr>
              <w:pStyle w:val="a9"/>
              <w:wordWrap/>
              <w:jc w:val="center"/>
              <w:rPr>
                <w:lang w:eastAsia="ko-KR"/>
              </w:rPr>
            </w:pPr>
          </w:p>
        </w:tc>
        <w:tc>
          <w:tcPr>
            <w:tcW w:w="3966" w:type="dxa"/>
            <w:tcBorders>
              <w:top w:val="single" w:sz="2" w:space="0" w:color="000000"/>
              <w:left w:val="single" w:sz="2" w:space="0" w:color="000000"/>
              <w:bottom w:val="single" w:sz="2" w:space="0" w:color="000000"/>
              <w:right w:val="single" w:sz="9" w:space="0" w:color="000000"/>
              <w:tl2br w:val="nil"/>
              <w:tr2bl w:val="nil"/>
            </w:tcBorders>
            <w:vAlign w:val="center"/>
          </w:tcPr>
          <w:p w14:paraId="6423E851" w14:textId="77777777" w:rsidR="00D13DB6" w:rsidRPr="00782EA8" w:rsidRDefault="00D13DB6">
            <w:pPr>
              <w:pStyle w:val="a9"/>
              <w:wordWrap/>
              <w:jc w:val="center"/>
            </w:pPr>
          </w:p>
        </w:tc>
      </w:tr>
      <w:tr w:rsidR="00D13DB6" w14:paraId="2CD8CF21" w14:textId="77777777">
        <w:trPr>
          <w:trHeight w:val="482"/>
        </w:trPr>
        <w:tc>
          <w:tcPr>
            <w:tcW w:w="5558"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14:paraId="673FC4B0" w14:textId="77777777" w:rsidR="00D13DB6" w:rsidRPr="00870E28" w:rsidRDefault="00A51148">
            <w:pPr>
              <w:pStyle w:val="a9"/>
              <w:wordWrap/>
              <w:jc w:val="center"/>
              <w:rPr>
                <w:b/>
                <w:bCs/>
              </w:rPr>
            </w:pPr>
            <w:r w:rsidRPr="00870E28">
              <w:rPr>
                <w:b/>
                <w:bCs/>
              </w:rPr>
              <w:t>지도교수</w:t>
            </w:r>
          </w:p>
        </w:tc>
        <w:tc>
          <w:tcPr>
            <w:tcW w:w="3966" w:type="dxa"/>
            <w:tcBorders>
              <w:top w:val="single" w:sz="2" w:space="0" w:color="000000"/>
              <w:left w:val="single" w:sz="2" w:space="0" w:color="000000"/>
              <w:bottom w:val="single" w:sz="9" w:space="0" w:color="000000"/>
              <w:right w:val="single" w:sz="9" w:space="0" w:color="000000"/>
              <w:tl2br w:val="nil"/>
              <w:tr2bl w:val="nil"/>
            </w:tcBorders>
            <w:vAlign w:val="center"/>
          </w:tcPr>
          <w:p w14:paraId="146975CC" w14:textId="16984E27" w:rsidR="00D13DB6" w:rsidRPr="00782EA8" w:rsidRDefault="007B5FE7">
            <w:pPr>
              <w:pStyle w:val="a9"/>
              <w:wordWrap/>
              <w:jc w:val="center"/>
              <w:rPr>
                <w:rFonts w:hAnsi="HCR Batang"/>
                <w:lang w:eastAsia="ko-KR"/>
              </w:rPr>
            </w:pPr>
            <w:r w:rsidRPr="00782EA8">
              <w:rPr>
                <w:rFonts w:hAnsi="HCR Batang" w:hint="eastAsia"/>
                <w:lang w:eastAsia="ko-KR"/>
              </w:rPr>
              <w:t>정석용</w:t>
            </w:r>
          </w:p>
        </w:tc>
      </w:tr>
    </w:tbl>
    <w:p w14:paraId="01EE806A" w14:textId="0CB7B99D" w:rsidR="00EF14E9" w:rsidRDefault="00EF14E9">
      <w:pPr>
        <w:pStyle w:val="11"/>
        <w:ind w:left="0"/>
        <w:rPr>
          <w:rFonts w:eastAsiaTheme="minorEastAsia"/>
          <w:sz w:val="24"/>
          <w:szCs w:val="24"/>
          <w:lang w:eastAsia="ko-KR"/>
        </w:rPr>
      </w:pPr>
    </w:p>
    <w:p w14:paraId="490999B3" w14:textId="77777777" w:rsidR="00EF2F95" w:rsidRDefault="00EF2F95">
      <w:pPr>
        <w:pStyle w:val="11"/>
        <w:ind w:left="0"/>
        <w:rPr>
          <w:rFonts w:eastAsiaTheme="minorEastAsia"/>
          <w:sz w:val="24"/>
          <w:szCs w:val="24"/>
          <w:lang w:eastAsia="ko-KR"/>
        </w:rPr>
      </w:pPr>
    </w:p>
    <w:p w14:paraId="31AA0524" w14:textId="77777777" w:rsidR="00EF2F95" w:rsidRPr="009D0DC8" w:rsidRDefault="00EF2F95">
      <w:pPr>
        <w:pStyle w:val="11"/>
        <w:ind w:left="0"/>
        <w:rPr>
          <w:rFonts w:eastAsiaTheme="minorEastAsia"/>
          <w:sz w:val="24"/>
          <w:szCs w:val="24"/>
          <w:lang w:eastAsia="ko-KR"/>
        </w:rPr>
      </w:pPr>
    </w:p>
    <w:tbl>
      <w:tblPr>
        <w:tblW w:w="9809"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20"/>
        <w:gridCol w:w="170"/>
        <w:gridCol w:w="170"/>
        <w:gridCol w:w="170"/>
        <w:gridCol w:w="170"/>
        <w:gridCol w:w="1762"/>
        <w:gridCol w:w="3363"/>
        <w:gridCol w:w="170"/>
        <w:gridCol w:w="170"/>
        <w:gridCol w:w="170"/>
        <w:gridCol w:w="170"/>
        <w:gridCol w:w="1504"/>
      </w:tblGrid>
      <w:tr w:rsidR="002F397E" w14:paraId="43B3C881" w14:textId="77777777" w:rsidTr="002F397E">
        <w:trPr>
          <w:trHeight w:val="274"/>
        </w:trPr>
        <w:tc>
          <w:tcPr>
            <w:tcW w:w="1820" w:type="dxa"/>
            <w:tcBorders>
              <w:top w:val="nil"/>
              <w:left w:val="nil"/>
              <w:bottom w:val="dotted" w:sz="4" w:space="0" w:color="000000"/>
              <w:right w:val="nil"/>
              <w:tl2br w:val="nil"/>
              <w:tr2bl w:val="nil"/>
            </w:tcBorders>
            <w:vAlign w:val="center"/>
          </w:tcPr>
          <w:p w14:paraId="182755A4" w14:textId="77777777" w:rsidR="00D13DB6" w:rsidRDefault="00D13DB6">
            <w:pPr>
              <w:pStyle w:val="a9"/>
              <w:spacing w:line="240" w:lineRule="auto"/>
              <w:rPr>
                <w:rFonts w:eastAsiaTheme="minorEastAsia"/>
                <w:sz w:val="2"/>
                <w:szCs w:val="2"/>
                <w:lang w:eastAsia="ko-KR"/>
              </w:rPr>
            </w:pPr>
          </w:p>
          <w:p w14:paraId="42479F17" w14:textId="77777777" w:rsidR="00EF2F95" w:rsidRDefault="00EF2F95">
            <w:pPr>
              <w:pStyle w:val="a9"/>
              <w:spacing w:line="240" w:lineRule="auto"/>
              <w:rPr>
                <w:rFonts w:eastAsiaTheme="minorEastAsia"/>
                <w:sz w:val="2"/>
                <w:szCs w:val="2"/>
                <w:lang w:eastAsia="ko-KR"/>
              </w:rPr>
            </w:pPr>
          </w:p>
          <w:p w14:paraId="687370FD" w14:textId="77777777" w:rsidR="00EF2F95" w:rsidRDefault="00EF2F95">
            <w:pPr>
              <w:pStyle w:val="a9"/>
              <w:spacing w:line="240" w:lineRule="auto"/>
              <w:rPr>
                <w:rFonts w:eastAsiaTheme="minorEastAsia"/>
                <w:sz w:val="2"/>
                <w:szCs w:val="2"/>
                <w:lang w:eastAsia="ko-KR"/>
              </w:rPr>
            </w:pPr>
          </w:p>
          <w:p w14:paraId="52D0D38F" w14:textId="77777777" w:rsidR="00EF2F95" w:rsidRDefault="00EF2F95">
            <w:pPr>
              <w:pStyle w:val="a9"/>
              <w:spacing w:line="240" w:lineRule="auto"/>
              <w:rPr>
                <w:rFonts w:eastAsiaTheme="minorEastAsia"/>
                <w:sz w:val="2"/>
                <w:szCs w:val="2"/>
                <w:lang w:eastAsia="ko-KR"/>
              </w:rPr>
            </w:pPr>
          </w:p>
          <w:p w14:paraId="2BB1CF62" w14:textId="77777777" w:rsidR="00EF2F95" w:rsidRDefault="00EF2F95">
            <w:pPr>
              <w:pStyle w:val="a9"/>
              <w:spacing w:line="240" w:lineRule="auto"/>
              <w:rPr>
                <w:rFonts w:eastAsiaTheme="minorEastAsia"/>
                <w:sz w:val="2"/>
                <w:szCs w:val="2"/>
                <w:lang w:eastAsia="ko-KR"/>
              </w:rPr>
            </w:pPr>
          </w:p>
          <w:p w14:paraId="0F7011E6" w14:textId="77777777" w:rsidR="00EF2F95" w:rsidRDefault="00EF2F95">
            <w:pPr>
              <w:pStyle w:val="a9"/>
              <w:spacing w:line="240" w:lineRule="auto"/>
              <w:rPr>
                <w:rFonts w:eastAsiaTheme="minorEastAsia"/>
                <w:sz w:val="2"/>
                <w:szCs w:val="2"/>
                <w:lang w:eastAsia="ko-KR"/>
              </w:rPr>
            </w:pPr>
          </w:p>
          <w:p w14:paraId="07C0A9B3" w14:textId="77777777" w:rsidR="00EF2F95" w:rsidRPr="00EF14E9" w:rsidRDefault="00EF2F95">
            <w:pPr>
              <w:pStyle w:val="a9"/>
              <w:spacing w:line="240" w:lineRule="auto"/>
              <w:rPr>
                <w:rFonts w:eastAsiaTheme="minorEastAsia"/>
                <w:sz w:val="2"/>
                <w:szCs w:val="2"/>
                <w:lang w:eastAsia="ko-KR"/>
              </w:rPr>
            </w:pPr>
          </w:p>
          <w:p w14:paraId="380D3BFC" w14:textId="77777777" w:rsidR="00D13DB6" w:rsidRDefault="00D13DB6">
            <w:pPr>
              <w:pStyle w:val="a9"/>
              <w:spacing w:line="240" w:lineRule="auto"/>
              <w:rPr>
                <w:sz w:val="2"/>
                <w:szCs w:val="2"/>
                <w:lang w:eastAsia="ko-KR"/>
              </w:rPr>
            </w:pPr>
          </w:p>
          <w:p w14:paraId="6EC3105B" w14:textId="77777777" w:rsidR="00D13DB6" w:rsidRDefault="00D13DB6">
            <w:pPr>
              <w:pStyle w:val="a9"/>
              <w:spacing w:line="240" w:lineRule="auto"/>
              <w:rPr>
                <w:sz w:val="2"/>
                <w:szCs w:val="2"/>
                <w:lang w:eastAsia="ko-KR"/>
              </w:rPr>
            </w:pPr>
          </w:p>
          <w:p w14:paraId="4C575CC8" w14:textId="77777777" w:rsidR="00D13DB6" w:rsidRDefault="00D13DB6">
            <w:pPr>
              <w:pStyle w:val="a9"/>
              <w:spacing w:line="240" w:lineRule="auto"/>
              <w:rPr>
                <w:sz w:val="2"/>
                <w:szCs w:val="2"/>
                <w:lang w:eastAsia="ko-KR"/>
              </w:rPr>
            </w:pPr>
          </w:p>
          <w:p w14:paraId="4E8F49E2" w14:textId="77777777" w:rsidR="00D13DB6" w:rsidRDefault="00D13DB6">
            <w:pPr>
              <w:pStyle w:val="a9"/>
              <w:spacing w:line="240" w:lineRule="auto"/>
              <w:rPr>
                <w:sz w:val="2"/>
                <w:szCs w:val="2"/>
                <w:lang w:eastAsia="ko-KR"/>
              </w:rPr>
            </w:pPr>
          </w:p>
        </w:tc>
        <w:tc>
          <w:tcPr>
            <w:tcW w:w="170" w:type="dxa"/>
            <w:tcBorders>
              <w:top w:val="nil"/>
              <w:left w:val="nil"/>
              <w:bottom w:val="nil"/>
              <w:right w:val="nil"/>
              <w:tl2br w:val="nil"/>
              <w:tr2bl w:val="nil"/>
            </w:tcBorders>
            <w:shd w:val="clear" w:color="auto" w:fill="2525F5"/>
            <w:vAlign w:val="center"/>
          </w:tcPr>
          <w:p w14:paraId="6A124C26" w14:textId="77777777" w:rsidR="00D13DB6" w:rsidRDefault="00D13DB6">
            <w:pPr>
              <w:pStyle w:val="a9"/>
              <w:spacing w:line="240" w:lineRule="auto"/>
              <w:rPr>
                <w:sz w:val="2"/>
                <w:szCs w:val="2"/>
                <w:lang w:eastAsia="ko-KR"/>
              </w:rPr>
            </w:pPr>
          </w:p>
        </w:tc>
        <w:tc>
          <w:tcPr>
            <w:tcW w:w="170" w:type="dxa"/>
            <w:tcBorders>
              <w:top w:val="nil"/>
              <w:left w:val="nil"/>
              <w:bottom w:val="nil"/>
              <w:right w:val="nil"/>
              <w:tl2br w:val="nil"/>
              <w:tr2bl w:val="nil"/>
            </w:tcBorders>
            <w:vAlign w:val="center"/>
          </w:tcPr>
          <w:p w14:paraId="5B0040F8" w14:textId="77777777" w:rsidR="00D13DB6" w:rsidRDefault="00D13DB6">
            <w:pPr>
              <w:pStyle w:val="a9"/>
              <w:spacing w:line="240" w:lineRule="auto"/>
              <w:rPr>
                <w:sz w:val="2"/>
                <w:szCs w:val="2"/>
                <w:lang w:eastAsia="ko-KR"/>
              </w:rPr>
            </w:pPr>
          </w:p>
        </w:tc>
        <w:tc>
          <w:tcPr>
            <w:tcW w:w="170" w:type="dxa"/>
            <w:tcBorders>
              <w:top w:val="nil"/>
              <w:left w:val="nil"/>
              <w:bottom w:val="nil"/>
              <w:right w:val="nil"/>
              <w:tl2br w:val="nil"/>
              <w:tr2bl w:val="nil"/>
            </w:tcBorders>
            <w:shd w:val="clear" w:color="auto" w:fill="85BF4C"/>
            <w:vAlign w:val="center"/>
          </w:tcPr>
          <w:p w14:paraId="33C94AE7" w14:textId="77777777" w:rsidR="00D13DB6" w:rsidRDefault="00D13DB6">
            <w:pPr>
              <w:pStyle w:val="a9"/>
              <w:spacing w:line="240" w:lineRule="auto"/>
              <w:rPr>
                <w:sz w:val="2"/>
                <w:szCs w:val="2"/>
                <w:lang w:eastAsia="ko-KR"/>
              </w:rPr>
            </w:pPr>
          </w:p>
        </w:tc>
        <w:tc>
          <w:tcPr>
            <w:tcW w:w="170" w:type="dxa"/>
            <w:tcBorders>
              <w:top w:val="nil"/>
              <w:left w:val="nil"/>
              <w:bottom w:val="nil"/>
              <w:right w:val="single" w:sz="2" w:space="0" w:color="000000"/>
              <w:tl2br w:val="nil"/>
              <w:tr2bl w:val="nil"/>
            </w:tcBorders>
            <w:vAlign w:val="center"/>
          </w:tcPr>
          <w:p w14:paraId="4C4B4D78" w14:textId="77777777" w:rsidR="00D13DB6" w:rsidRDefault="00D13DB6">
            <w:pPr>
              <w:pStyle w:val="a9"/>
              <w:spacing w:line="240" w:lineRule="auto"/>
              <w:rPr>
                <w:sz w:val="2"/>
                <w:szCs w:val="2"/>
                <w:lang w:eastAsia="ko-KR"/>
              </w:rPr>
            </w:pPr>
          </w:p>
        </w:tc>
        <w:tc>
          <w:tcPr>
            <w:tcW w:w="5125"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14:paraId="7FE7CE5B" w14:textId="77777777" w:rsidR="00D13DB6" w:rsidRDefault="00A51148">
            <w:pPr>
              <w:pStyle w:val="a9"/>
              <w:wordWrap/>
              <w:spacing w:line="312" w:lineRule="auto"/>
              <w:jc w:val="center"/>
              <w:rPr>
                <w:rFonts w:ascii="HCI Poppy" w:eastAsia="휴먼명조" w:cs="휴먼명조"/>
                <w:b/>
                <w:bCs/>
                <w:sz w:val="40"/>
                <w:szCs w:val="40"/>
              </w:rPr>
            </w:pPr>
            <w:r>
              <w:rPr>
                <w:rFonts w:ascii="HCI Poppy" w:eastAsia="휴먼명조" w:cs="휴먼명조"/>
                <w:b/>
                <w:bCs/>
                <w:sz w:val="40"/>
                <w:szCs w:val="40"/>
              </w:rPr>
              <w:t>목</w:t>
            </w:r>
            <w:r>
              <w:rPr>
                <w:rFonts w:ascii="HCI Poppy" w:eastAsia="휴먼명조" w:cs="휴먼명조"/>
                <w:b/>
                <w:bCs/>
                <w:sz w:val="40"/>
                <w:szCs w:val="40"/>
              </w:rPr>
              <w:t xml:space="preserve">    </w:t>
            </w:r>
            <w:r>
              <w:rPr>
                <w:rFonts w:ascii="HCI Poppy" w:eastAsia="휴먼명조" w:cs="휴먼명조"/>
                <w:b/>
                <w:bCs/>
                <w:sz w:val="40"/>
                <w:szCs w:val="40"/>
              </w:rPr>
              <w:t>차</w:t>
            </w:r>
          </w:p>
        </w:tc>
        <w:tc>
          <w:tcPr>
            <w:tcW w:w="170" w:type="dxa"/>
            <w:tcBorders>
              <w:top w:val="nil"/>
              <w:left w:val="single" w:sz="2" w:space="0" w:color="000000"/>
              <w:bottom w:val="nil"/>
              <w:right w:val="nil"/>
              <w:tl2br w:val="nil"/>
              <w:tr2bl w:val="nil"/>
            </w:tcBorders>
            <w:vAlign w:val="center"/>
          </w:tcPr>
          <w:p w14:paraId="7AE46A1F"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shd w:val="clear" w:color="auto" w:fill="85BF4C"/>
            <w:vAlign w:val="center"/>
          </w:tcPr>
          <w:p w14:paraId="27C82B36"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vAlign w:val="center"/>
          </w:tcPr>
          <w:p w14:paraId="452E8B83"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shd w:val="clear" w:color="auto" w:fill="2525F5"/>
            <w:vAlign w:val="center"/>
          </w:tcPr>
          <w:p w14:paraId="25AAF2B7" w14:textId="77777777" w:rsidR="00D13DB6" w:rsidRDefault="00D13DB6">
            <w:pPr>
              <w:pStyle w:val="a9"/>
              <w:spacing w:line="240" w:lineRule="auto"/>
              <w:rPr>
                <w:sz w:val="2"/>
                <w:szCs w:val="2"/>
              </w:rPr>
            </w:pPr>
          </w:p>
        </w:tc>
        <w:tc>
          <w:tcPr>
            <w:tcW w:w="1504" w:type="dxa"/>
            <w:tcBorders>
              <w:top w:val="nil"/>
              <w:left w:val="nil"/>
              <w:bottom w:val="dotted" w:sz="4" w:space="0" w:color="000000"/>
              <w:right w:val="nil"/>
              <w:tl2br w:val="nil"/>
              <w:tr2bl w:val="nil"/>
            </w:tcBorders>
            <w:vAlign w:val="center"/>
          </w:tcPr>
          <w:p w14:paraId="2A2E0CF4" w14:textId="77777777" w:rsidR="00D13DB6" w:rsidRDefault="00D13DB6">
            <w:pPr>
              <w:pStyle w:val="a9"/>
              <w:spacing w:line="240" w:lineRule="auto"/>
              <w:rPr>
                <w:sz w:val="2"/>
                <w:szCs w:val="2"/>
              </w:rPr>
            </w:pPr>
          </w:p>
        </w:tc>
      </w:tr>
      <w:tr w:rsidR="002F397E" w14:paraId="42E53241" w14:textId="77777777" w:rsidTr="002F397E">
        <w:trPr>
          <w:trHeight w:val="346"/>
        </w:trPr>
        <w:tc>
          <w:tcPr>
            <w:tcW w:w="1820" w:type="dxa"/>
            <w:tcBorders>
              <w:top w:val="dotted" w:sz="4" w:space="0" w:color="000000"/>
              <w:left w:val="dotted" w:sz="4" w:space="0" w:color="000000"/>
              <w:bottom w:val="nil"/>
              <w:right w:val="nil"/>
              <w:tl2br w:val="nil"/>
              <w:tr2bl w:val="nil"/>
            </w:tcBorders>
            <w:vAlign w:val="center"/>
          </w:tcPr>
          <w:p w14:paraId="631FCADD"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shd w:val="clear" w:color="auto" w:fill="2525F5"/>
            <w:vAlign w:val="center"/>
          </w:tcPr>
          <w:p w14:paraId="55B65D7F"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vAlign w:val="center"/>
          </w:tcPr>
          <w:p w14:paraId="502DA97A"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shd w:val="clear" w:color="auto" w:fill="85BF4C"/>
            <w:vAlign w:val="center"/>
          </w:tcPr>
          <w:p w14:paraId="02CB8D15" w14:textId="77777777" w:rsidR="00D13DB6" w:rsidRDefault="00D13DB6">
            <w:pPr>
              <w:pStyle w:val="a9"/>
              <w:spacing w:line="240" w:lineRule="auto"/>
              <w:rPr>
                <w:sz w:val="2"/>
                <w:szCs w:val="2"/>
              </w:rPr>
            </w:pPr>
          </w:p>
        </w:tc>
        <w:tc>
          <w:tcPr>
            <w:tcW w:w="170" w:type="dxa"/>
            <w:tcBorders>
              <w:top w:val="nil"/>
              <w:left w:val="nil"/>
              <w:bottom w:val="nil"/>
              <w:right w:val="single" w:sz="2" w:space="0" w:color="000000"/>
              <w:tl2br w:val="nil"/>
              <w:tr2bl w:val="nil"/>
            </w:tcBorders>
            <w:vAlign w:val="center"/>
          </w:tcPr>
          <w:p w14:paraId="55F01759" w14:textId="77777777" w:rsidR="00D13DB6" w:rsidRDefault="00D13DB6">
            <w:pPr>
              <w:pStyle w:val="a9"/>
              <w:spacing w:line="240" w:lineRule="auto"/>
              <w:rPr>
                <w:sz w:val="2"/>
                <w:szCs w:val="2"/>
              </w:rPr>
            </w:pPr>
          </w:p>
        </w:tc>
        <w:tc>
          <w:tcPr>
            <w:tcW w:w="5125" w:type="dxa"/>
            <w:gridSpan w:val="2"/>
            <w:vMerge/>
            <w:tcBorders>
              <w:top w:val="single" w:sz="2" w:space="0" w:color="000000"/>
              <w:left w:val="single" w:sz="2" w:space="0" w:color="000000"/>
              <w:bottom w:val="single" w:sz="2" w:space="0" w:color="000000"/>
              <w:right w:val="single" w:sz="2" w:space="0" w:color="000000"/>
              <w:tl2br w:val="nil"/>
              <w:tr2bl w:val="nil"/>
            </w:tcBorders>
          </w:tcPr>
          <w:p w14:paraId="76BC9E6D" w14:textId="77777777" w:rsidR="00D13DB6" w:rsidRDefault="00D13DB6"/>
        </w:tc>
        <w:tc>
          <w:tcPr>
            <w:tcW w:w="170" w:type="dxa"/>
            <w:tcBorders>
              <w:top w:val="nil"/>
              <w:left w:val="single" w:sz="2" w:space="0" w:color="000000"/>
              <w:bottom w:val="nil"/>
              <w:right w:val="nil"/>
              <w:tl2br w:val="nil"/>
              <w:tr2bl w:val="nil"/>
            </w:tcBorders>
            <w:vAlign w:val="center"/>
          </w:tcPr>
          <w:p w14:paraId="3D16BE6C"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shd w:val="clear" w:color="auto" w:fill="85BF4C"/>
            <w:vAlign w:val="center"/>
          </w:tcPr>
          <w:p w14:paraId="2C9414C5"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vAlign w:val="center"/>
          </w:tcPr>
          <w:p w14:paraId="47ED93BF" w14:textId="77777777" w:rsidR="00D13DB6" w:rsidRDefault="00D13DB6">
            <w:pPr>
              <w:pStyle w:val="a9"/>
              <w:spacing w:line="240" w:lineRule="auto"/>
              <w:rPr>
                <w:sz w:val="2"/>
                <w:szCs w:val="2"/>
              </w:rPr>
            </w:pPr>
          </w:p>
        </w:tc>
        <w:tc>
          <w:tcPr>
            <w:tcW w:w="170" w:type="dxa"/>
            <w:tcBorders>
              <w:top w:val="nil"/>
              <w:left w:val="nil"/>
              <w:bottom w:val="nil"/>
              <w:right w:val="nil"/>
              <w:tl2br w:val="nil"/>
              <w:tr2bl w:val="nil"/>
            </w:tcBorders>
            <w:shd w:val="clear" w:color="auto" w:fill="2525F5"/>
            <w:vAlign w:val="center"/>
          </w:tcPr>
          <w:p w14:paraId="0049D97D" w14:textId="77777777" w:rsidR="00D13DB6" w:rsidRDefault="00D13DB6">
            <w:pPr>
              <w:pStyle w:val="a9"/>
              <w:spacing w:line="240" w:lineRule="auto"/>
              <w:rPr>
                <w:sz w:val="2"/>
                <w:szCs w:val="2"/>
              </w:rPr>
            </w:pPr>
          </w:p>
        </w:tc>
        <w:tc>
          <w:tcPr>
            <w:tcW w:w="1504" w:type="dxa"/>
            <w:tcBorders>
              <w:top w:val="dotted" w:sz="4" w:space="0" w:color="000000"/>
              <w:left w:val="nil"/>
              <w:bottom w:val="nil"/>
              <w:right w:val="dotted" w:sz="4" w:space="0" w:color="000000"/>
              <w:tl2br w:val="nil"/>
              <w:tr2bl w:val="nil"/>
            </w:tcBorders>
            <w:vAlign w:val="center"/>
          </w:tcPr>
          <w:p w14:paraId="2C292E62" w14:textId="77777777" w:rsidR="00D13DB6" w:rsidRDefault="00D13DB6">
            <w:pPr>
              <w:pStyle w:val="a9"/>
              <w:spacing w:line="240" w:lineRule="auto"/>
              <w:rPr>
                <w:sz w:val="2"/>
                <w:szCs w:val="2"/>
              </w:rPr>
            </w:pPr>
          </w:p>
        </w:tc>
      </w:tr>
      <w:tr w:rsidR="00D13DB6" w14:paraId="234E86D0" w14:textId="77777777" w:rsidTr="002F397E">
        <w:trPr>
          <w:trHeight w:val="82"/>
        </w:trPr>
        <w:tc>
          <w:tcPr>
            <w:tcW w:w="4262" w:type="dxa"/>
            <w:gridSpan w:val="6"/>
            <w:tcBorders>
              <w:top w:val="nil"/>
              <w:left w:val="dotted" w:sz="4" w:space="0" w:color="3366FF"/>
              <w:bottom w:val="nil"/>
              <w:right w:val="nil"/>
              <w:tl2br w:val="nil"/>
              <w:tr2bl w:val="nil"/>
            </w:tcBorders>
            <w:vAlign w:val="center"/>
          </w:tcPr>
          <w:p w14:paraId="6DC5C8DE" w14:textId="77777777" w:rsidR="00D13DB6" w:rsidRDefault="00D13DB6">
            <w:pPr>
              <w:pStyle w:val="a9"/>
              <w:rPr>
                <w:sz w:val="2"/>
                <w:szCs w:val="2"/>
              </w:rPr>
            </w:pPr>
          </w:p>
        </w:tc>
        <w:tc>
          <w:tcPr>
            <w:tcW w:w="3363" w:type="dxa"/>
            <w:tcBorders>
              <w:top w:val="single" w:sz="2" w:space="0" w:color="000000"/>
              <w:left w:val="nil"/>
              <w:bottom w:val="nil"/>
              <w:right w:val="nil"/>
              <w:tl2br w:val="nil"/>
              <w:tr2bl w:val="nil"/>
            </w:tcBorders>
            <w:vAlign w:val="center"/>
          </w:tcPr>
          <w:p w14:paraId="57B7E402" w14:textId="77777777" w:rsidR="00D13DB6" w:rsidRDefault="00D13DB6">
            <w:pPr>
              <w:pStyle w:val="a9"/>
              <w:rPr>
                <w:sz w:val="2"/>
                <w:szCs w:val="2"/>
              </w:rPr>
            </w:pPr>
          </w:p>
        </w:tc>
        <w:tc>
          <w:tcPr>
            <w:tcW w:w="2184" w:type="dxa"/>
            <w:gridSpan w:val="5"/>
            <w:tcBorders>
              <w:top w:val="nil"/>
              <w:left w:val="nil"/>
              <w:bottom w:val="nil"/>
              <w:right w:val="dotted" w:sz="4" w:space="0" w:color="000000"/>
              <w:tl2br w:val="nil"/>
              <w:tr2bl w:val="nil"/>
            </w:tcBorders>
            <w:vAlign w:val="center"/>
          </w:tcPr>
          <w:p w14:paraId="44B30834" w14:textId="77777777" w:rsidR="00D13DB6" w:rsidRDefault="00D13DB6">
            <w:pPr>
              <w:pStyle w:val="a9"/>
              <w:rPr>
                <w:sz w:val="2"/>
                <w:szCs w:val="2"/>
              </w:rPr>
            </w:pPr>
          </w:p>
        </w:tc>
      </w:tr>
      <w:tr w:rsidR="002F397E" w14:paraId="6F0AE98E" w14:textId="77777777" w:rsidTr="00DC0D55">
        <w:trPr>
          <w:trHeight w:val="11867"/>
        </w:trPr>
        <w:tc>
          <w:tcPr>
            <w:tcW w:w="9809" w:type="dxa"/>
            <w:gridSpan w:val="12"/>
            <w:tcBorders>
              <w:top w:val="nil"/>
              <w:left w:val="dotted" w:sz="4" w:space="0" w:color="000000"/>
              <w:bottom w:val="dotted" w:sz="4" w:space="0" w:color="000000"/>
              <w:right w:val="dotted" w:sz="4" w:space="0" w:color="000000"/>
              <w:tl2br w:val="nil"/>
              <w:tr2bl w:val="nil"/>
            </w:tcBorders>
            <w:tcMar>
              <w:left w:w="28" w:type="dxa"/>
              <w:bottom w:w="28" w:type="dxa"/>
              <w:right w:w="28" w:type="dxa"/>
            </w:tcMar>
          </w:tcPr>
          <w:p w14:paraId="16969DD3" w14:textId="41609DAA" w:rsidR="002F397E" w:rsidRPr="004433EB" w:rsidRDefault="002F397E" w:rsidP="005A5A75">
            <w:pPr>
              <w:pStyle w:val="a9"/>
              <w:tabs>
                <w:tab w:val="right" w:leader="middleDot" w:pos="9290"/>
              </w:tabs>
              <w:spacing w:line="257" w:lineRule="auto"/>
              <w:rPr>
                <w:rFonts w:ascii="HCI Poppy" w:eastAsia="휴먼명조" w:cs="휴먼명조"/>
                <w:b/>
                <w:bCs/>
                <w:sz w:val="24"/>
                <w:szCs w:val="24"/>
                <w:lang w:eastAsia="ko-KR"/>
              </w:rPr>
            </w:pPr>
          </w:p>
          <w:p w14:paraId="2B316D56" w14:textId="77777777" w:rsidR="002F397E" w:rsidRPr="004433EB" w:rsidRDefault="002F397E">
            <w:pPr>
              <w:pStyle w:val="a9"/>
              <w:tabs>
                <w:tab w:val="right" w:leader="middleDot" w:pos="9290"/>
              </w:tabs>
              <w:spacing w:line="257" w:lineRule="auto"/>
              <w:ind w:left="821" w:hanging="821"/>
              <w:rPr>
                <w:rFonts w:ascii="휴먼명조" w:eastAsia="휴먼명조" w:cs="HCI Poppy"/>
                <w:b/>
                <w:bCs/>
                <w:sz w:val="24"/>
                <w:szCs w:val="24"/>
                <w:lang w:eastAsia="ko-KR"/>
              </w:rPr>
            </w:pPr>
            <w:r w:rsidRPr="004433EB">
              <w:rPr>
                <w:rFonts w:ascii="휴먼명조" w:eastAsia="휴먼명조" w:cs="HYSinMyeongJo-Medium" w:hint="eastAsia"/>
                <w:b/>
                <w:bCs/>
                <w:sz w:val="24"/>
                <w:szCs w:val="24"/>
                <w:lang w:eastAsia="ko-KR"/>
              </w:rPr>
              <w:t>Ⅰ</w:t>
            </w:r>
            <w:r w:rsidRPr="004433EB">
              <w:rPr>
                <w:rFonts w:ascii="휴먼명조" w:eastAsia="휴먼명조" w:cs="HCI Poppy" w:hint="eastAsia"/>
                <w:b/>
                <w:bCs/>
                <w:sz w:val="24"/>
                <w:szCs w:val="24"/>
                <w:lang w:eastAsia="ko-KR"/>
              </w:rPr>
              <w:t xml:space="preserve">. </w:t>
            </w:r>
            <w:r w:rsidRPr="004433EB">
              <w:rPr>
                <w:rFonts w:ascii="휴먼명조" w:eastAsia="휴먼명조" w:cs="휴먼명조" w:hint="eastAsia"/>
                <w:b/>
                <w:bCs/>
                <w:sz w:val="24"/>
                <w:szCs w:val="24"/>
                <w:lang w:eastAsia="ko-KR"/>
              </w:rPr>
              <w:t>프로젝트 개요</w:t>
            </w:r>
            <w:r w:rsidRPr="00667CA2">
              <w:rPr>
                <w:rFonts w:ascii="휴먼명조" w:eastAsia="휴먼명조"/>
                <w:sz w:val="24"/>
                <w:szCs w:val="24"/>
                <w:lang w:eastAsia="ko-KR"/>
              </w:rPr>
              <w:tab/>
            </w:r>
            <w:r w:rsidRPr="004433EB">
              <w:rPr>
                <w:rFonts w:ascii="휴먼명조" w:eastAsia="휴먼명조" w:cs="HCI Poppy" w:hint="eastAsia"/>
                <w:b/>
                <w:bCs/>
                <w:sz w:val="24"/>
                <w:szCs w:val="24"/>
                <w:lang w:eastAsia="ko-KR"/>
              </w:rPr>
              <w:t>1</w:t>
            </w:r>
          </w:p>
          <w:p w14:paraId="223C533C" w14:textId="77777777" w:rsidR="002F397E" w:rsidRPr="004433EB" w:rsidRDefault="002F397E">
            <w:pPr>
              <w:pStyle w:val="a9"/>
              <w:tabs>
                <w:tab w:val="right" w:leader="middleDot" w:pos="9290"/>
              </w:tabs>
              <w:spacing w:line="257" w:lineRule="auto"/>
              <w:ind w:left="821" w:hanging="821"/>
              <w:rPr>
                <w:rFonts w:ascii="휴먼명조" w:eastAsia="휴먼명조" w:cs="HCI Poppy"/>
                <w:b/>
                <w:bCs/>
                <w:sz w:val="24"/>
                <w:szCs w:val="24"/>
                <w:lang w:eastAsia="ko-KR"/>
              </w:rPr>
            </w:pPr>
            <w:r w:rsidRPr="004433EB">
              <w:rPr>
                <w:rFonts w:ascii="휴먼명조" w:eastAsia="휴먼명조" w:cs="휴먼명조" w:hint="eastAsia"/>
                <w:b/>
                <w:bCs/>
                <w:sz w:val="24"/>
                <w:szCs w:val="24"/>
                <w:lang w:eastAsia="ko-KR"/>
              </w:rPr>
              <w:t xml:space="preserve">  </w:t>
            </w:r>
            <w:r w:rsidRPr="004433EB">
              <w:rPr>
                <w:rFonts w:ascii="휴먼명조" w:eastAsia="휴먼명조" w:cs="HCI Poppy" w:hint="eastAsia"/>
                <w:b/>
                <w:bCs/>
                <w:sz w:val="24"/>
                <w:szCs w:val="24"/>
                <w:lang w:eastAsia="ko-KR"/>
              </w:rPr>
              <w:t xml:space="preserve">1. </w:t>
            </w:r>
            <w:r w:rsidRPr="004433EB">
              <w:rPr>
                <w:rFonts w:ascii="휴먼명조" w:eastAsia="휴먼명조" w:cs="휴먼명조" w:hint="eastAsia"/>
                <w:b/>
                <w:bCs/>
                <w:sz w:val="24"/>
                <w:szCs w:val="24"/>
                <w:lang w:eastAsia="ko-KR"/>
              </w:rPr>
              <w:t>개발 배경 및 필요성</w:t>
            </w:r>
            <w:r w:rsidRPr="00667CA2">
              <w:rPr>
                <w:rFonts w:ascii="휴먼명조" w:eastAsia="휴먼명조"/>
                <w:sz w:val="24"/>
                <w:szCs w:val="24"/>
                <w:lang w:eastAsia="ko-KR"/>
              </w:rPr>
              <w:tab/>
            </w:r>
            <w:r w:rsidRPr="004433EB">
              <w:rPr>
                <w:rFonts w:ascii="휴먼명조" w:eastAsia="휴먼명조" w:cs="HCI Poppy" w:hint="eastAsia"/>
                <w:b/>
                <w:bCs/>
                <w:sz w:val="24"/>
                <w:szCs w:val="24"/>
                <w:lang w:eastAsia="ko-KR"/>
              </w:rPr>
              <w:t>2</w:t>
            </w:r>
          </w:p>
          <w:p w14:paraId="7F51FA36" w14:textId="17C50042" w:rsidR="002F397E" w:rsidRPr="004433EB"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4433EB">
              <w:rPr>
                <w:rFonts w:ascii="휴먼명조" w:eastAsia="휴먼명조" w:cs="휴먼명조" w:hint="eastAsia"/>
                <w:b/>
                <w:bCs/>
                <w:sz w:val="24"/>
                <w:szCs w:val="24"/>
                <w:lang w:eastAsia="ko-KR"/>
              </w:rPr>
              <w:t xml:space="preserve">  </w:t>
            </w:r>
            <w:r w:rsidRPr="004433EB">
              <w:rPr>
                <w:rFonts w:ascii="휴먼명조" w:eastAsia="휴먼명조" w:cs="HCI Poppy" w:hint="eastAsia"/>
                <w:b/>
                <w:bCs/>
                <w:sz w:val="24"/>
                <w:szCs w:val="24"/>
                <w:lang w:eastAsia="ko-KR"/>
              </w:rPr>
              <w:t xml:space="preserve">2. </w:t>
            </w:r>
            <w:r w:rsidRPr="004433EB">
              <w:rPr>
                <w:rFonts w:ascii="휴먼명조" w:eastAsia="휴먼명조" w:cs="휴먼명조" w:hint="eastAsia"/>
                <w:b/>
                <w:bCs/>
                <w:sz w:val="24"/>
                <w:szCs w:val="24"/>
                <w:lang w:eastAsia="ko-KR"/>
              </w:rPr>
              <w:t>개발 내용</w:t>
            </w:r>
            <w:r w:rsidRPr="00667CA2">
              <w:rPr>
                <w:rFonts w:ascii="휴먼명조" w:eastAsia="휴먼명조"/>
                <w:sz w:val="24"/>
                <w:szCs w:val="24"/>
                <w:lang w:eastAsia="ko-KR"/>
              </w:rPr>
              <w:tab/>
            </w:r>
            <w:r w:rsidRPr="004433EB">
              <w:rPr>
                <w:rFonts w:ascii="휴먼명조" w:eastAsia="휴먼명조" w:cs="휴먼명조" w:hint="eastAsia"/>
                <w:b/>
                <w:bCs/>
                <w:sz w:val="24"/>
                <w:szCs w:val="24"/>
                <w:lang w:eastAsia="ko-KR"/>
              </w:rPr>
              <w:t xml:space="preserve"> </w:t>
            </w:r>
            <w:r w:rsidR="00737344">
              <w:rPr>
                <w:rFonts w:ascii="휴먼명조" w:eastAsia="휴먼명조" w:cs="휴먼명조" w:hint="eastAsia"/>
                <w:b/>
                <w:bCs/>
                <w:sz w:val="24"/>
                <w:szCs w:val="24"/>
                <w:lang w:eastAsia="ko-KR"/>
              </w:rPr>
              <w:t>5</w:t>
            </w:r>
          </w:p>
          <w:p w14:paraId="06F8EC85" w14:textId="3DF7F1EF" w:rsidR="002F397E" w:rsidRPr="004433EB"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4433EB">
              <w:rPr>
                <w:rFonts w:ascii="휴먼명조" w:eastAsia="휴먼명조" w:cs="휴먼명조" w:hint="eastAsia"/>
                <w:b/>
                <w:bCs/>
                <w:sz w:val="24"/>
                <w:szCs w:val="24"/>
                <w:lang w:eastAsia="ko-KR"/>
              </w:rPr>
              <w:t xml:space="preserve">  </w:t>
            </w:r>
            <w:r w:rsidRPr="004433EB">
              <w:rPr>
                <w:rFonts w:ascii="휴먼명조" w:eastAsia="휴먼명조" w:cs="HCI Poppy" w:hint="eastAsia"/>
                <w:b/>
                <w:bCs/>
                <w:sz w:val="24"/>
                <w:szCs w:val="24"/>
                <w:lang w:eastAsia="ko-KR"/>
              </w:rPr>
              <w:t xml:space="preserve">3. </w:t>
            </w:r>
            <w:r w:rsidRPr="004433EB">
              <w:rPr>
                <w:rFonts w:ascii="휴먼명조" w:eastAsia="휴먼명조" w:cs="휴먼명조" w:hint="eastAsia"/>
                <w:b/>
                <w:bCs/>
                <w:sz w:val="24"/>
                <w:szCs w:val="24"/>
                <w:lang w:eastAsia="ko-KR"/>
              </w:rPr>
              <w:t>팀 구성 및 역할</w:t>
            </w:r>
            <w:r w:rsidRPr="00667CA2">
              <w:rPr>
                <w:rFonts w:ascii="휴먼명조" w:eastAsia="휴먼명조"/>
                <w:sz w:val="24"/>
                <w:szCs w:val="24"/>
                <w:lang w:eastAsia="ko-KR"/>
              </w:rPr>
              <w:tab/>
            </w:r>
            <w:r w:rsidR="00C31DC5">
              <w:rPr>
                <w:rFonts w:ascii="휴먼명조" w:eastAsia="휴먼명조" w:cs="휴먼명조" w:hint="eastAsia"/>
                <w:b/>
                <w:bCs/>
                <w:sz w:val="24"/>
                <w:szCs w:val="24"/>
                <w:lang w:eastAsia="ko-KR"/>
              </w:rPr>
              <w:t>7</w:t>
            </w:r>
          </w:p>
          <w:p w14:paraId="16966A62" w14:textId="77777777" w:rsidR="002F397E" w:rsidRPr="00667CA2"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p>
          <w:p w14:paraId="237BF0B1" w14:textId="5D2933B2" w:rsidR="002F397E" w:rsidRPr="00737344" w:rsidRDefault="002F397E">
            <w:pPr>
              <w:pStyle w:val="af"/>
              <w:tabs>
                <w:tab w:val="right" w:leader="middleDot" w:pos="9290"/>
              </w:tabs>
              <w:snapToGrid/>
              <w:spacing w:before="0" w:after="0" w:line="257" w:lineRule="auto"/>
              <w:ind w:left="821" w:hanging="821"/>
              <w:rPr>
                <w:rFonts w:ascii="휴먼명조"/>
                <w:sz w:val="24"/>
                <w:szCs w:val="24"/>
                <w:lang w:eastAsia="ko-KR"/>
              </w:rPr>
            </w:pPr>
            <w:r w:rsidRPr="004433EB">
              <w:rPr>
                <w:rFonts w:ascii="휴먼명조" w:cs="HYSinMyeongJo-Medium" w:hint="eastAsia"/>
                <w:w w:val="100"/>
                <w:sz w:val="24"/>
                <w:szCs w:val="24"/>
                <w:lang w:eastAsia="ko-KR"/>
              </w:rPr>
              <w:t>Ⅱ</w:t>
            </w:r>
            <w:r w:rsidRPr="004433EB">
              <w:rPr>
                <w:rFonts w:ascii="휴먼명조" w:cs="HCI Poppy" w:hint="eastAsia"/>
                <w:sz w:val="24"/>
                <w:szCs w:val="24"/>
                <w:lang w:eastAsia="ko-KR"/>
              </w:rPr>
              <w:t xml:space="preserve">. </w:t>
            </w:r>
            <w:r w:rsidRPr="004433EB">
              <w:rPr>
                <w:rFonts w:ascii="휴먼명조" w:hint="eastAsia"/>
                <w:sz w:val="24"/>
                <w:szCs w:val="24"/>
                <w:lang w:eastAsia="ko-KR"/>
              </w:rPr>
              <w:t>관련 작품 분석</w:t>
            </w:r>
            <w:r w:rsidRPr="00667CA2">
              <w:rPr>
                <w:rFonts w:ascii="휴먼명조"/>
                <w:sz w:val="24"/>
                <w:szCs w:val="24"/>
                <w:lang w:eastAsia="ko-KR"/>
              </w:rPr>
              <w:tab/>
            </w:r>
            <w:r w:rsidR="00667CA2">
              <w:rPr>
                <w:rFonts w:ascii="휴먼명조" w:hint="eastAsia"/>
                <w:sz w:val="24"/>
                <w:szCs w:val="24"/>
                <w:lang w:eastAsia="ko-KR"/>
              </w:rPr>
              <w:t>8</w:t>
            </w:r>
          </w:p>
          <w:p w14:paraId="64CD8DE4" w14:textId="6E1B62D9" w:rsidR="002F397E" w:rsidRPr="00737344"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737344">
              <w:rPr>
                <w:rFonts w:ascii="휴먼명조" w:eastAsia="휴먼명조" w:cs="휴먼명조" w:hint="eastAsia"/>
                <w:b/>
                <w:bCs/>
                <w:sz w:val="24"/>
                <w:szCs w:val="24"/>
                <w:lang w:eastAsia="ko-KR"/>
              </w:rPr>
              <w:t xml:space="preserve">  </w:t>
            </w:r>
            <w:r w:rsidRPr="00737344">
              <w:rPr>
                <w:rFonts w:ascii="휴먼명조" w:eastAsia="휴먼명조" w:cs="HCI Poppy" w:hint="eastAsia"/>
                <w:b/>
                <w:bCs/>
                <w:sz w:val="24"/>
                <w:szCs w:val="24"/>
                <w:lang w:eastAsia="ko-KR"/>
              </w:rPr>
              <w:t xml:space="preserve">1. </w:t>
            </w:r>
            <w:r w:rsidRPr="00737344">
              <w:rPr>
                <w:rFonts w:ascii="휴먼명조" w:eastAsia="휴먼명조" w:cs="휴먼명조" w:hint="eastAsia"/>
                <w:b/>
                <w:bCs/>
                <w:sz w:val="24"/>
                <w:szCs w:val="24"/>
                <w:lang w:eastAsia="ko-KR"/>
              </w:rPr>
              <w:t>관련 작품 설명</w:t>
            </w:r>
            <w:r w:rsidRPr="00667CA2">
              <w:rPr>
                <w:rFonts w:ascii="휴먼명조" w:eastAsia="휴먼명조"/>
                <w:b/>
                <w:bCs/>
                <w:sz w:val="24"/>
                <w:szCs w:val="24"/>
                <w:lang w:eastAsia="ko-KR"/>
              </w:rPr>
              <w:tab/>
            </w:r>
          </w:p>
          <w:p w14:paraId="3CC94AA1" w14:textId="2BAC039D" w:rsidR="002F397E" w:rsidRPr="00737344"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737344">
              <w:rPr>
                <w:rFonts w:ascii="휴먼명조" w:eastAsia="휴먼명조" w:cs="휴먼명조" w:hint="eastAsia"/>
                <w:b/>
                <w:bCs/>
                <w:sz w:val="24"/>
                <w:szCs w:val="24"/>
                <w:lang w:eastAsia="ko-KR"/>
              </w:rPr>
              <w:t xml:space="preserve">  </w:t>
            </w:r>
            <w:r w:rsidRPr="00737344">
              <w:rPr>
                <w:rFonts w:ascii="휴먼명조" w:eastAsia="휴먼명조" w:cs="HCI Poppy" w:hint="eastAsia"/>
                <w:b/>
                <w:bCs/>
                <w:sz w:val="24"/>
                <w:szCs w:val="24"/>
                <w:lang w:eastAsia="ko-KR"/>
              </w:rPr>
              <w:t xml:space="preserve">2. </w:t>
            </w:r>
            <w:r w:rsidRPr="00737344">
              <w:rPr>
                <w:rFonts w:ascii="휴먼명조" w:eastAsia="휴먼명조" w:cs="휴먼명조" w:hint="eastAsia"/>
                <w:b/>
                <w:bCs/>
                <w:sz w:val="24"/>
                <w:szCs w:val="24"/>
                <w:lang w:eastAsia="ko-KR"/>
              </w:rPr>
              <w:t>차별성 및 우수성</w:t>
            </w:r>
            <w:r w:rsidRPr="00667CA2">
              <w:rPr>
                <w:rFonts w:ascii="휴먼명조" w:eastAsia="휴먼명조"/>
                <w:b/>
                <w:bCs/>
                <w:sz w:val="24"/>
                <w:szCs w:val="24"/>
                <w:lang w:eastAsia="ko-KR"/>
              </w:rPr>
              <w:tab/>
            </w:r>
          </w:p>
          <w:p w14:paraId="1140E46C" w14:textId="77777777" w:rsidR="002F397E" w:rsidRPr="00667CA2"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p>
          <w:p w14:paraId="0187C639" w14:textId="2DDC46E3" w:rsidR="002F397E" w:rsidRPr="00F775B3" w:rsidRDefault="002F397E">
            <w:pPr>
              <w:pStyle w:val="af"/>
              <w:tabs>
                <w:tab w:val="right" w:leader="middleDot" w:pos="9290"/>
              </w:tabs>
              <w:snapToGrid/>
              <w:spacing w:before="0" w:after="0" w:line="257" w:lineRule="auto"/>
              <w:ind w:left="821" w:hanging="821"/>
              <w:rPr>
                <w:rFonts w:ascii="휴먼명조" w:cs="HCI Poppy"/>
                <w:sz w:val="24"/>
                <w:szCs w:val="24"/>
                <w:lang w:eastAsia="ko-KR"/>
              </w:rPr>
            </w:pPr>
            <w:r w:rsidRPr="004433EB">
              <w:rPr>
                <w:rFonts w:ascii="휴먼명조" w:cs="HYSinMyeongJo-Medium" w:hint="eastAsia"/>
                <w:sz w:val="24"/>
                <w:szCs w:val="24"/>
                <w:lang w:eastAsia="ko-KR"/>
              </w:rPr>
              <w:t>Ⅲ</w:t>
            </w:r>
            <w:r w:rsidRPr="004433EB">
              <w:rPr>
                <w:rFonts w:ascii="휴먼명조" w:cs="HCI Poppy" w:hint="eastAsia"/>
                <w:sz w:val="24"/>
                <w:szCs w:val="24"/>
                <w:lang w:eastAsia="ko-KR"/>
              </w:rPr>
              <w:t xml:space="preserve">. </w:t>
            </w:r>
            <w:r w:rsidRPr="004433EB">
              <w:rPr>
                <w:rFonts w:ascii="휴먼명조" w:hint="eastAsia"/>
                <w:sz w:val="24"/>
                <w:szCs w:val="24"/>
                <w:lang w:eastAsia="ko-KR"/>
              </w:rPr>
              <w:t>관련 기술 연구</w:t>
            </w:r>
            <w:r w:rsidRPr="004433EB">
              <w:rPr>
                <w:rFonts w:ascii="휴먼명조" w:cs="HCI Poppy" w:hint="eastAsia"/>
                <w:sz w:val="24"/>
                <w:szCs w:val="24"/>
                <w:lang w:eastAsia="ko-KR"/>
              </w:rPr>
              <w:t>(</w:t>
            </w:r>
            <w:r w:rsidRPr="004433EB">
              <w:rPr>
                <w:rFonts w:ascii="휴먼명조" w:hint="eastAsia"/>
                <w:sz w:val="24"/>
                <w:szCs w:val="24"/>
                <w:lang w:eastAsia="ko-KR"/>
              </w:rPr>
              <w:t>개인별</w:t>
            </w:r>
            <w:r w:rsidRPr="004433EB">
              <w:rPr>
                <w:rFonts w:ascii="휴먼명조" w:cs="HCI Poppy" w:hint="eastAsia"/>
                <w:sz w:val="24"/>
                <w:szCs w:val="24"/>
                <w:lang w:eastAsia="ko-KR"/>
              </w:rPr>
              <w:t>)</w:t>
            </w:r>
            <w:r w:rsidRPr="00667CA2">
              <w:rPr>
                <w:rFonts w:ascii="휴먼명조"/>
                <w:sz w:val="24"/>
                <w:szCs w:val="24"/>
                <w:lang w:eastAsia="ko-KR"/>
              </w:rPr>
              <w:tab/>
            </w:r>
          </w:p>
          <w:p w14:paraId="50CC3B05" w14:textId="35D987B2" w:rsidR="002F397E" w:rsidRPr="00F775B3" w:rsidRDefault="002F397E">
            <w:pPr>
              <w:pStyle w:val="a9"/>
              <w:tabs>
                <w:tab w:val="right" w:leader="middleDot" w:pos="9290"/>
              </w:tabs>
              <w:spacing w:line="257" w:lineRule="auto"/>
              <w:ind w:left="821" w:hanging="821"/>
              <w:rPr>
                <w:rFonts w:ascii="휴먼명조" w:eastAsia="휴먼명조" w:cs="HCI Poppy"/>
                <w:b/>
                <w:bCs/>
                <w:sz w:val="24"/>
                <w:szCs w:val="24"/>
                <w:lang w:eastAsia="ko-KR"/>
              </w:rPr>
            </w:pPr>
            <w:r w:rsidRPr="00F775B3">
              <w:rPr>
                <w:rFonts w:ascii="휴먼명조" w:eastAsia="휴먼명조" w:cs="휴먼명조" w:hint="eastAsia"/>
                <w:b/>
                <w:bCs/>
                <w:sz w:val="24"/>
                <w:szCs w:val="24"/>
                <w:lang w:eastAsia="ko-KR"/>
              </w:rPr>
              <w:t xml:space="preserve">  </w:t>
            </w:r>
            <w:r w:rsidRPr="00F775B3">
              <w:rPr>
                <w:rFonts w:ascii="휴먼명조" w:eastAsia="휴먼명조" w:cs="HCI Poppy" w:hint="eastAsia"/>
                <w:b/>
                <w:bCs/>
                <w:sz w:val="24"/>
                <w:szCs w:val="24"/>
                <w:lang w:eastAsia="ko-KR"/>
              </w:rPr>
              <w:t>1.</w:t>
            </w:r>
            <w:r w:rsidR="004433EB" w:rsidRPr="00F775B3">
              <w:rPr>
                <w:rFonts w:ascii="휴먼명조" w:eastAsia="휴먼명조" w:cs="HCI Poppy" w:hint="eastAsia"/>
                <w:b/>
                <w:bCs/>
                <w:sz w:val="24"/>
                <w:szCs w:val="24"/>
                <w:lang w:eastAsia="ko-KR"/>
              </w:rPr>
              <w:t xml:space="preserve"> </w:t>
            </w:r>
            <w:r w:rsidR="00DE728C" w:rsidRPr="00F775B3">
              <w:rPr>
                <w:rFonts w:ascii="휴먼명조" w:eastAsia="휴먼명조" w:cs="HCI Poppy"/>
                <w:b/>
                <w:bCs/>
                <w:sz w:val="24"/>
                <w:szCs w:val="24"/>
                <w:lang w:eastAsia="ko-KR"/>
              </w:rPr>
              <w:t>현대 멀티코어 하드웨어 친화적(Hardware-Friendly) 아키텍처</w:t>
            </w:r>
            <w:r w:rsidR="00DD3F9F" w:rsidRPr="00F775B3">
              <w:rPr>
                <w:rFonts w:ascii="휴먼명조" w:eastAsia="휴먼명조" w:cs="HCI Poppy" w:hint="eastAsia"/>
                <w:b/>
                <w:bCs/>
                <w:sz w:val="24"/>
                <w:szCs w:val="24"/>
                <w:lang w:eastAsia="ko-KR"/>
              </w:rPr>
              <w:t>에 관한 연구</w:t>
            </w:r>
            <w:r w:rsidRPr="00667CA2">
              <w:rPr>
                <w:rFonts w:ascii="휴먼명조" w:eastAsia="휴먼명조"/>
                <w:b/>
                <w:bCs/>
                <w:sz w:val="24"/>
                <w:szCs w:val="24"/>
                <w:lang w:eastAsia="ko-KR"/>
              </w:rPr>
              <w:tab/>
            </w:r>
            <w:r w:rsidR="00F775B3" w:rsidRPr="00F775B3">
              <w:rPr>
                <w:rFonts w:ascii="휴먼명조" w:eastAsia="휴먼명조" w:hint="eastAsia"/>
                <w:b/>
                <w:bCs/>
                <w:sz w:val="24"/>
                <w:szCs w:val="24"/>
                <w:lang w:eastAsia="ko-KR"/>
              </w:rPr>
              <w:t>9</w:t>
            </w:r>
          </w:p>
          <w:p w14:paraId="4600FF24" w14:textId="4EBE5806" w:rsidR="002F397E" w:rsidRPr="00BF744C" w:rsidRDefault="002F397E">
            <w:pPr>
              <w:pStyle w:val="af"/>
              <w:tabs>
                <w:tab w:val="right" w:leader="middleDot" w:pos="9290"/>
              </w:tabs>
              <w:snapToGrid/>
              <w:spacing w:before="0" w:after="0" w:line="257" w:lineRule="auto"/>
              <w:ind w:left="821" w:hanging="821"/>
              <w:rPr>
                <w:rFonts w:ascii="휴먼명조" w:cs="HCI Poppy"/>
                <w:sz w:val="24"/>
                <w:szCs w:val="24"/>
                <w:lang w:eastAsia="ko-KR"/>
              </w:rPr>
            </w:pPr>
            <w:r w:rsidRPr="004433EB">
              <w:rPr>
                <w:rFonts w:ascii="휴먼명조" w:hint="eastAsia"/>
                <w:w w:val="100"/>
                <w:sz w:val="24"/>
                <w:szCs w:val="24"/>
                <w:lang w:eastAsia="ko-KR"/>
              </w:rPr>
              <w:t xml:space="preserve"> </w:t>
            </w:r>
            <w:r w:rsidRPr="004433EB">
              <w:rPr>
                <w:rFonts w:ascii="휴먼명조" w:hint="eastAsia"/>
                <w:sz w:val="24"/>
                <w:szCs w:val="24"/>
                <w:lang w:eastAsia="ko-KR"/>
              </w:rPr>
              <w:t xml:space="preserve"> </w:t>
            </w:r>
            <w:r w:rsidRPr="004433EB">
              <w:rPr>
                <w:rFonts w:ascii="휴먼명조" w:cs="HCI Poppy" w:hint="eastAsia"/>
                <w:sz w:val="24"/>
                <w:szCs w:val="24"/>
                <w:lang w:eastAsia="ko-KR"/>
              </w:rPr>
              <w:t>2.</w:t>
            </w:r>
            <w:r w:rsidR="00453A64">
              <w:rPr>
                <w:rFonts w:ascii="휴먼명조" w:cs="HCI Poppy" w:hint="eastAsia"/>
                <w:sz w:val="24"/>
                <w:szCs w:val="24"/>
                <w:lang w:eastAsia="ko-KR"/>
              </w:rPr>
              <w:t xml:space="preserve"> </w:t>
            </w:r>
            <w:r w:rsidR="00B005B7" w:rsidRPr="0052308B">
              <w:rPr>
                <w:rFonts w:ascii="휴먼명조" w:hint="eastAsia"/>
                <w:sz w:val="24"/>
                <w:szCs w:val="24"/>
                <w:lang w:eastAsia="ko-KR"/>
              </w:rPr>
              <w:t>C++, DirectX 12, CMake, GLFW를 활용한 DirectX 12 백엔드 및 셰이더 구현</w:t>
            </w:r>
            <w:r w:rsidRPr="00667CA2">
              <w:rPr>
                <w:rFonts w:ascii="휴먼명조"/>
                <w:sz w:val="24"/>
                <w:szCs w:val="24"/>
                <w:lang w:eastAsia="ko-KR"/>
              </w:rPr>
              <w:tab/>
            </w:r>
            <w:r w:rsidR="00BF744C" w:rsidRPr="00BF744C">
              <w:rPr>
                <w:rFonts w:ascii="휴먼명조" w:hint="eastAsia"/>
                <w:sz w:val="24"/>
                <w:szCs w:val="24"/>
                <w:lang w:eastAsia="ko-KR"/>
              </w:rPr>
              <w:t>11</w:t>
            </w:r>
          </w:p>
          <w:p w14:paraId="2F48E298" w14:textId="08A29287" w:rsidR="002F397E" w:rsidRPr="00BF744C" w:rsidRDefault="002F397E">
            <w:pPr>
              <w:pStyle w:val="a9"/>
              <w:tabs>
                <w:tab w:val="right" w:leader="middleDot" w:pos="9290"/>
              </w:tabs>
              <w:spacing w:line="257" w:lineRule="auto"/>
              <w:ind w:left="821" w:hanging="821"/>
              <w:rPr>
                <w:rFonts w:ascii="휴먼명조" w:eastAsia="휴먼명조" w:cs="HCI Poppy"/>
                <w:b/>
                <w:bCs/>
                <w:sz w:val="24"/>
                <w:szCs w:val="24"/>
                <w:lang w:eastAsia="ko-KR"/>
              </w:rPr>
            </w:pPr>
            <w:r w:rsidRPr="00BF744C">
              <w:rPr>
                <w:rFonts w:ascii="휴먼명조" w:eastAsia="휴먼명조" w:cs="휴먼명조" w:hint="eastAsia"/>
                <w:b/>
                <w:bCs/>
                <w:sz w:val="24"/>
                <w:szCs w:val="24"/>
                <w:lang w:eastAsia="ko-KR"/>
              </w:rPr>
              <w:t xml:space="preserve">  </w:t>
            </w:r>
            <w:r w:rsidRPr="00BF744C">
              <w:rPr>
                <w:rFonts w:ascii="휴먼명조" w:eastAsia="휴먼명조" w:cs="HCI Poppy" w:hint="eastAsia"/>
                <w:b/>
                <w:bCs/>
                <w:sz w:val="24"/>
                <w:szCs w:val="24"/>
                <w:lang w:eastAsia="ko-KR"/>
              </w:rPr>
              <w:t xml:space="preserve">3. </w:t>
            </w:r>
            <w:r w:rsidR="00E15BC4" w:rsidRPr="00BF744C">
              <w:rPr>
                <w:rFonts w:ascii="휴먼명조" w:eastAsia="휴먼명조"/>
                <w:b/>
                <w:bCs/>
                <w:sz w:val="24"/>
                <w:szCs w:val="24"/>
                <w:lang w:eastAsia="ko-KR"/>
              </w:rPr>
              <w:t>C++, Metal, CMake, GLFW</w:t>
            </w:r>
            <w:r w:rsidR="00E15BC4" w:rsidRPr="00BF744C">
              <w:rPr>
                <w:rFonts w:ascii="휴먼명조" w:eastAsia="휴먼명조" w:hint="eastAsia"/>
                <w:b/>
                <w:bCs/>
                <w:sz w:val="24"/>
                <w:szCs w:val="24"/>
                <w:lang w:eastAsia="ko-KR"/>
              </w:rPr>
              <w:t xml:space="preserve">를 활용한 </w:t>
            </w:r>
            <w:r w:rsidR="00E15BC4" w:rsidRPr="00BF744C">
              <w:rPr>
                <w:rFonts w:ascii="휴먼명조" w:eastAsia="휴먼명조"/>
                <w:b/>
                <w:bCs/>
                <w:sz w:val="24"/>
                <w:szCs w:val="24"/>
                <w:lang w:eastAsia="ko-KR"/>
              </w:rPr>
              <w:t xml:space="preserve">Metal </w:t>
            </w:r>
            <w:r w:rsidR="00E15BC4" w:rsidRPr="00BF744C">
              <w:rPr>
                <w:rFonts w:ascii="휴먼명조" w:eastAsia="휴먼명조" w:hint="eastAsia"/>
                <w:b/>
                <w:bCs/>
                <w:sz w:val="24"/>
                <w:szCs w:val="24"/>
                <w:lang w:eastAsia="ko-KR"/>
              </w:rPr>
              <w:t>백엔드 및 렌더링 구현</w:t>
            </w:r>
            <w:r w:rsidRPr="00667CA2">
              <w:rPr>
                <w:rFonts w:ascii="휴먼명조" w:eastAsia="휴먼명조"/>
                <w:b/>
                <w:bCs/>
                <w:sz w:val="24"/>
                <w:szCs w:val="24"/>
                <w:lang w:eastAsia="ko-KR"/>
              </w:rPr>
              <w:tab/>
            </w:r>
            <w:r w:rsidR="00BF744C" w:rsidRPr="00BF744C">
              <w:rPr>
                <w:rFonts w:ascii="휴먼명조" w:eastAsia="휴먼명조" w:hint="eastAsia"/>
                <w:b/>
                <w:bCs/>
                <w:sz w:val="24"/>
                <w:szCs w:val="24"/>
                <w:lang w:eastAsia="ko-KR"/>
              </w:rPr>
              <w:t>13</w:t>
            </w:r>
          </w:p>
          <w:p w14:paraId="1A29A4E2" w14:textId="4EB7E2BE" w:rsidR="002F397E" w:rsidRPr="00BF744C" w:rsidRDefault="002F397E">
            <w:pPr>
              <w:pStyle w:val="a9"/>
              <w:tabs>
                <w:tab w:val="right" w:leader="middleDot" w:pos="9290"/>
              </w:tabs>
              <w:spacing w:line="257" w:lineRule="auto"/>
              <w:ind w:left="821" w:hanging="821"/>
              <w:rPr>
                <w:rFonts w:ascii="휴먼명조" w:eastAsia="휴먼명조" w:cs="HCI Poppy"/>
                <w:b/>
                <w:bCs/>
                <w:sz w:val="24"/>
                <w:szCs w:val="24"/>
                <w:lang w:eastAsia="ko-KR"/>
              </w:rPr>
            </w:pPr>
            <w:r w:rsidRPr="00BF744C">
              <w:rPr>
                <w:rFonts w:ascii="휴먼명조" w:eastAsia="휴먼명조" w:cs="휴먼명조" w:hint="eastAsia"/>
                <w:b/>
                <w:bCs/>
                <w:sz w:val="24"/>
                <w:szCs w:val="24"/>
                <w:lang w:eastAsia="ko-KR"/>
              </w:rPr>
              <w:t xml:space="preserve">  </w:t>
            </w:r>
            <w:r w:rsidRPr="00BF744C">
              <w:rPr>
                <w:rFonts w:ascii="휴먼명조" w:eastAsia="휴먼명조" w:cs="HCI Poppy" w:hint="eastAsia"/>
                <w:b/>
                <w:bCs/>
                <w:sz w:val="24"/>
                <w:szCs w:val="24"/>
                <w:lang w:eastAsia="ko-KR"/>
              </w:rPr>
              <w:t xml:space="preserve">4. </w:t>
            </w:r>
            <w:r w:rsidR="00973DF4" w:rsidRPr="00973DF4">
              <w:rPr>
                <w:rFonts w:ascii="휴먼명조" w:eastAsia="휴먼명조" w:cs="휴먼명조"/>
                <w:b/>
                <w:bCs/>
                <w:sz w:val="24"/>
                <w:szCs w:val="24"/>
                <w:lang w:eastAsia="ko-KR"/>
              </w:rPr>
              <w:t>Vulkan 백엔드 및 빛</w:t>
            </w:r>
            <w:r w:rsidR="00973DF4" w:rsidRPr="00973DF4">
              <w:rPr>
                <w:rFonts w:ascii="휴먼명조" w:eastAsia="휴먼명조" w:cs="휴먼명조"/>
                <w:b/>
                <w:bCs/>
                <w:sz w:val="24"/>
                <w:szCs w:val="24"/>
                <w:lang w:eastAsia="ko-KR"/>
              </w:rPr>
              <w:t>·</w:t>
            </w:r>
            <w:r w:rsidR="00973DF4" w:rsidRPr="00973DF4">
              <w:rPr>
                <w:rFonts w:ascii="휴먼명조" w:eastAsia="휴먼명조" w:cs="휴먼명조"/>
                <w:b/>
                <w:bCs/>
                <w:sz w:val="24"/>
                <w:szCs w:val="24"/>
                <w:lang w:eastAsia="ko-KR"/>
              </w:rPr>
              <w:t>그림자 구현 기술</w:t>
            </w:r>
            <w:r w:rsidRPr="00667CA2">
              <w:rPr>
                <w:rFonts w:ascii="휴먼명조" w:eastAsia="휴먼명조"/>
                <w:b/>
                <w:bCs/>
                <w:sz w:val="24"/>
                <w:szCs w:val="24"/>
                <w:lang w:eastAsia="ko-KR"/>
              </w:rPr>
              <w:tab/>
            </w:r>
            <w:r w:rsidR="00BF744C" w:rsidRPr="00BF744C">
              <w:rPr>
                <w:rFonts w:ascii="휴먼명조" w:eastAsia="휴먼명조" w:hint="eastAsia"/>
                <w:b/>
                <w:bCs/>
                <w:sz w:val="24"/>
                <w:szCs w:val="24"/>
                <w:lang w:eastAsia="ko-KR"/>
              </w:rPr>
              <w:t>15</w:t>
            </w:r>
          </w:p>
          <w:p w14:paraId="4AA72667" w14:textId="77777777" w:rsidR="002F397E" w:rsidRPr="00667CA2"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p>
          <w:p w14:paraId="09790F05" w14:textId="63D7788E" w:rsidR="002F397E" w:rsidRPr="004433EB" w:rsidRDefault="002F397E">
            <w:pPr>
              <w:pStyle w:val="af"/>
              <w:tabs>
                <w:tab w:val="right" w:leader="middleDot" w:pos="9290"/>
              </w:tabs>
              <w:snapToGrid/>
              <w:spacing w:before="0" w:after="0" w:line="257" w:lineRule="auto"/>
              <w:ind w:left="821" w:hanging="821"/>
              <w:rPr>
                <w:rFonts w:ascii="휴먼명조"/>
                <w:sz w:val="24"/>
                <w:szCs w:val="24"/>
                <w:lang w:eastAsia="ko-KR"/>
              </w:rPr>
            </w:pPr>
            <w:r w:rsidRPr="004433EB">
              <w:rPr>
                <w:rFonts w:ascii="휴먼명조" w:cs="HYSinMyeongJo-Medium" w:hint="eastAsia"/>
                <w:sz w:val="24"/>
                <w:szCs w:val="24"/>
                <w:lang w:eastAsia="ko-KR"/>
              </w:rPr>
              <w:t>Ⅳ</w:t>
            </w:r>
            <w:r w:rsidRPr="004433EB">
              <w:rPr>
                <w:rFonts w:ascii="휴먼명조" w:cs="HCI Poppy" w:hint="eastAsia"/>
                <w:sz w:val="24"/>
                <w:szCs w:val="24"/>
                <w:lang w:eastAsia="ko-KR"/>
              </w:rPr>
              <w:t xml:space="preserve">. </w:t>
            </w:r>
            <w:r w:rsidRPr="004433EB">
              <w:rPr>
                <w:rFonts w:ascii="휴먼명조" w:hint="eastAsia"/>
                <w:sz w:val="24"/>
                <w:szCs w:val="24"/>
                <w:lang w:eastAsia="ko-KR"/>
              </w:rPr>
              <w:t>시스템 설계</w:t>
            </w:r>
            <w:r w:rsidRPr="00667CA2">
              <w:rPr>
                <w:rFonts w:ascii="휴먼명조"/>
                <w:sz w:val="24"/>
                <w:szCs w:val="24"/>
                <w:lang w:eastAsia="ko-KR"/>
              </w:rPr>
              <w:tab/>
            </w:r>
          </w:p>
          <w:p w14:paraId="0441DEE1" w14:textId="4DF2368A" w:rsidR="002F397E" w:rsidRPr="005176C6"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5176C6">
              <w:rPr>
                <w:rFonts w:ascii="휴먼명조" w:eastAsia="휴먼명조" w:cs="휴먼명조" w:hint="eastAsia"/>
                <w:b/>
                <w:bCs/>
                <w:sz w:val="24"/>
                <w:szCs w:val="24"/>
                <w:lang w:eastAsia="ko-KR"/>
              </w:rPr>
              <w:t xml:space="preserve">  </w:t>
            </w:r>
            <w:r w:rsidRPr="005176C6">
              <w:rPr>
                <w:rFonts w:ascii="휴먼명조" w:eastAsia="휴먼명조" w:cs="HCI Poppy" w:hint="eastAsia"/>
                <w:b/>
                <w:bCs/>
                <w:sz w:val="24"/>
                <w:szCs w:val="24"/>
                <w:lang w:eastAsia="ko-KR"/>
              </w:rPr>
              <w:t xml:space="preserve">1. </w:t>
            </w:r>
            <w:r w:rsidR="000D6481" w:rsidRPr="005176C6">
              <w:rPr>
                <w:rFonts w:ascii="휴먼명조" w:eastAsia="휴먼명조" w:cs="휴먼명조" w:hint="eastAsia"/>
                <w:b/>
                <w:bCs/>
                <w:sz w:val="24"/>
                <w:szCs w:val="24"/>
                <w:lang w:eastAsia="ko-KR"/>
              </w:rPr>
              <w:t>개발 환경</w:t>
            </w:r>
            <w:r w:rsidR="000D6481" w:rsidRPr="005176C6">
              <w:rPr>
                <w:rFonts w:ascii="휴먼명조" w:eastAsia="휴먼명조" w:cs="HCI Poppy" w:hint="eastAsia"/>
                <w:b/>
                <w:bCs/>
                <w:sz w:val="24"/>
                <w:szCs w:val="24"/>
                <w:lang w:eastAsia="ko-KR"/>
              </w:rPr>
              <w:t xml:space="preserve">, </w:t>
            </w:r>
            <w:r w:rsidR="000D6481" w:rsidRPr="005176C6">
              <w:rPr>
                <w:rFonts w:ascii="휴먼명조" w:eastAsia="휴먼명조" w:cs="휴먼명조" w:hint="eastAsia"/>
                <w:b/>
                <w:bCs/>
                <w:sz w:val="24"/>
                <w:szCs w:val="24"/>
                <w:lang w:eastAsia="ko-KR"/>
              </w:rPr>
              <w:t>도구 및 언어</w:t>
            </w:r>
            <w:r w:rsidRPr="00667CA2">
              <w:rPr>
                <w:rFonts w:ascii="휴먼명조" w:eastAsia="휴먼명조"/>
                <w:b/>
                <w:bCs/>
                <w:sz w:val="24"/>
                <w:szCs w:val="24"/>
                <w:lang w:eastAsia="ko-KR"/>
              </w:rPr>
              <w:tab/>
            </w:r>
            <w:r w:rsidR="00667CA2">
              <w:rPr>
                <w:rFonts w:ascii="휴먼명조" w:eastAsia="휴먼명조" w:hint="eastAsia"/>
                <w:b/>
                <w:bCs/>
                <w:sz w:val="24"/>
                <w:szCs w:val="24"/>
                <w:lang w:eastAsia="ko-KR"/>
              </w:rPr>
              <w:t>17</w:t>
            </w:r>
          </w:p>
          <w:p w14:paraId="6E1009B8" w14:textId="7B6FBE59" w:rsidR="002F397E" w:rsidRPr="005176C6"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5176C6">
              <w:rPr>
                <w:rFonts w:ascii="휴먼명조" w:eastAsia="휴먼명조" w:cs="휴먼명조" w:hint="eastAsia"/>
                <w:b/>
                <w:bCs/>
                <w:sz w:val="24"/>
                <w:szCs w:val="24"/>
                <w:lang w:eastAsia="ko-KR"/>
              </w:rPr>
              <w:t xml:space="preserve">  </w:t>
            </w:r>
            <w:r w:rsidRPr="005176C6">
              <w:rPr>
                <w:rFonts w:ascii="휴먼명조" w:eastAsia="휴먼명조" w:cs="HCI Poppy" w:hint="eastAsia"/>
                <w:b/>
                <w:bCs/>
                <w:sz w:val="24"/>
                <w:szCs w:val="24"/>
                <w:lang w:eastAsia="ko-KR"/>
              </w:rPr>
              <w:t xml:space="preserve">2. </w:t>
            </w:r>
            <w:r w:rsidR="000D6481" w:rsidRPr="005176C6">
              <w:rPr>
                <w:rFonts w:ascii="휴먼명조" w:eastAsia="휴먼명조" w:cs="휴먼명조" w:hint="eastAsia"/>
                <w:b/>
                <w:bCs/>
                <w:sz w:val="24"/>
                <w:szCs w:val="24"/>
                <w:lang w:eastAsia="ko-KR"/>
              </w:rPr>
              <w:t>기능 설명</w:t>
            </w:r>
            <w:r w:rsidRPr="00667CA2">
              <w:rPr>
                <w:rFonts w:ascii="휴먼명조" w:eastAsia="휴먼명조"/>
                <w:b/>
                <w:bCs/>
                <w:sz w:val="24"/>
                <w:szCs w:val="24"/>
                <w:lang w:eastAsia="ko-KR"/>
              </w:rPr>
              <w:tab/>
            </w:r>
            <w:r w:rsidR="00667CA2">
              <w:rPr>
                <w:rFonts w:ascii="휴먼명조" w:eastAsia="휴먼명조" w:hint="eastAsia"/>
                <w:b/>
                <w:bCs/>
                <w:sz w:val="24"/>
                <w:szCs w:val="24"/>
                <w:lang w:eastAsia="ko-KR"/>
              </w:rPr>
              <w:t>18</w:t>
            </w:r>
          </w:p>
          <w:p w14:paraId="7851C995" w14:textId="28D3E1D6" w:rsidR="002F397E" w:rsidRPr="005176C6" w:rsidRDefault="002F397E">
            <w:pPr>
              <w:pStyle w:val="a9"/>
              <w:tabs>
                <w:tab w:val="right" w:leader="middleDot" w:pos="9290"/>
              </w:tabs>
              <w:spacing w:line="257" w:lineRule="auto"/>
              <w:ind w:left="821" w:hanging="821"/>
              <w:rPr>
                <w:rFonts w:ascii="휴먼명조" w:eastAsia="휴먼명조" w:cs="휴먼명조"/>
                <w:b/>
                <w:bCs/>
                <w:sz w:val="24"/>
                <w:szCs w:val="24"/>
                <w:lang w:eastAsia="ko-KR"/>
              </w:rPr>
            </w:pPr>
            <w:r w:rsidRPr="005176C6">
              <w:rPr>
                <w:rFonts w:ascii="휴먼명조" w:eastAsia="휴먼명조" w:cs="휴먼명조" w:hint="eastAsia"/>
                <w:b/>
                <w:bCs/>
                <w:sz w:val="24"/>
                <w:szCs w:val="24"/>
                <w:lang w:eastAsia="ko-KR"/>
              </w:rPr>
              <w:t xml:space="preserve">  </w:t>
            </w:r>
            <w:r w:rsidRPr="005176C6">
              <w:rPr>
                <w:rFonts w:ascii="휴먼명조" w:eastAsia="휴먼명조" w:cs="HCI Poppy" w:hint="eastAsia"/>
                <w:b/>
                <w:bCs/>
                <w:sz w:val="24"/>
                <w:szCs w:val="24"/>
                <w:lang w:eastAsia="ko-KR"/>
              </w:rPr>
              <w:t xml:space="preserve">3. </w:t>
            </w:r>
            <w:r w:rsidRPr="005176C6">
              <w:rPr>
                <w:rFonts w:ascii="휴먼명조" w:eastAsia="휴먼명조" w:cs="휴먼명조" w:hint="eastAsia"/>
                <w:b/>
                <w:bCs/>
                <w:sz w:val="24"/>
                <w:szCs w:val="24"/>
                <w:lang w:eastAsia="ko-KR"/>
              </w:rPr>
              <w:t>기능 설계</w:t>
            </w:r>
            <w:r w:rsidRPr="00667CA2">
              <w:rPr>
                <w:rFonts w:ascii="휴먼명조" w:eastAsia="휴먼명조"/>
                <w:b/>
                <w:bCs/>
                <w:sz w:val="24"/>
                <w:szCs w:val="24"/>
                <w:lang w:eastAsia="ko-KR"/>
              </w:rPr>
              <w:tab/>
            </w:r>
          </w:p>
          <w:p w14:paraId="74AF4F23" w14:textId="0520A080" w:rsidR="002F397E" w:rsidRPr="005176C6"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5176C6">
              <w:rPr>
                <w:rFonts w:ascii="휴먼명조" w:hint="eastAsia"/>
                <w:w w:val="100"/>
                <w:sz w:val="24"/>
                <w:szCs w:val="24"/>
                <w:lang w:eastAsia="ko-KR"/>
              </w:rPr>
              <w:t xml:space="preserve">    </w:t>
            </w:r>
            <w:r w:rsidRPr="005176C6">
              <w:rPr>
                <w:rFonts w:ascii="휴먼명조" w:cs="HCI Poppy" w:hint="eastAsia"/>
                <w:w w:val="100"/>
                <w:sz w:val="24"/>
                <w:szCs w:val="24"/>
                <w:lang w:eastAsia="ko-KR"/>
              </w:rPr>
              <w:t>3</w:t>
            </w:r>
            <w:r w:rsidRPr="005176C6">
              <w:rPr>
                <w:rFonts w:ascii="휴먼명조" w:cs="HCI Poppy" w:hint="eastAsia"/>
                <w:spacing w:val="-6"/>
                <w:w w:val="100"/>
                <w:sz w:val="24"/>
                <w:szCs w:val="24"/>
                <w:lang w:eastAsia="ko-KR"/>
              </w:rPr>
              <w:t xml:space="preserve">.1 </w:t>
            </w:r>
            <w:r w:rsidR="0056204A">
              <w:rPr>
                <w:rFonts w:ascii="휴먼명조" w:cs="HCI Poppy" w:hint="eastAsia"/>
                <w:w w:val="100"/>
                <w:sz w:val="24"/>
                <w:szCs w:val="24"/>
                <w:lang w:eastAsia="ko-KR"/>
              </w:rPr>
              <w:t>메모리 레이아웃 및 데이터 컨테이너 설계</w:t>
            </w:r>
            <w:r w:rsidRPr="00667CA2">
              <w:rPr>
                <w:rFonts w:ascii="휴먼명조"/>
                <w:sz w:val="24"/>
                <w:szCs w:val="24"/>
                <w:lang w:eastAsia="ko-KR"/>
              </w:rPr>
              <w:tab/>
            </w:r>
          </w:p>
          <w:p w14:paraId="047BF538" w14:textId="6EA91F4D" w:rsidR="002F397E" w:rsidRPr="005176C6"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5176C6">
              <w:rPr>
                <w:rFonts w:ascii="휴먼명조" w:hint="eastAsia"/>
                <w:w w:val="100"/>
                <w:sz w:val="24"/>
                <w:szCs w:val="24"/>
                <w:lang w:eastAsia="ko-KR"/>
              </w:rPr>
              <w:t xml:space="preserve">    </w:t>
            </w:r>
            <w:r w:rsidRPr="005176C6">
              <w:rPr>
                <w:rFonts w:ascii="휴먼명조" w:cs="HCI Poppy" w:hint="eastAsia"/>
                <w:w w:val="100"/>
                <w:sz w:val="24"/>
                <w:szCs w:val="24"/>
                <w:lang w:eastAsia="ko-KR"/>
              </w:rPr>
              <w:t>3</w:t>
            </w:r>
            <w:r w:rsidRPr="005176C6">
              <w:rPr>
                <w:rFonts w:ascii="휴먼명조" w:cs="HCI Poppy" w:hint="eastAsia"/>
                <w:spacing w:val="-6"/>
                <w:w w:val="100"/>
                <w:sz w:val="24"/>
                <w:szCs w:val="24"/>
                <w:lang w:eastAsia="ko-KR"/>
              </w:rPr>
              <w:t xml:space="preserve">.2 </w:t>
            </w:r>
            <w:r w:rsidR="00B85EC8">
              <w:rPr>
                <w:rFonts w:ascii="휴먼명조" w:cs="HCI Poppy" w:hint="eastAsia"/>
                <w:spacing w:val="-6"/>
                <w:w w:val="100"/>
                <w:sz w:val="24"/>
                <w:szCs w:val="24"/>
                <w:lang w:eastAsia="ko-KR"/>
              </w:rPr>
              <w:t>고수준 렌더링 파이프라인 아키텍처 설계</w:t>
            </w:r>
            <w:r w:rsidRPr="00667CA2">
              <w:rPr>
                <w:rFonts w:ascii="휴먼명조"/>
                <w:sz w:val="24"/>
                <w:szCs w:val="24"/>
                <w:lang w:eastAsia="ko-KR"/>
              </w:rPr>
              <w:tab/>
            </w:r>
          </w:p>
          <w:p w14:paraId="227B106E" w14:textId="045E8EBE" w:rsidR="002F397E" w:rsidRPr="005176C6"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5176C6">
              <w:rPr>
                <w:rFonts w:ascii="휴먼명조" w:hint="eastAsia"/>
                <w:w w:val="100"/>
                <w:sz w:val="24"/>
                <w:szCs w:val="24"/>
                <w:lang w:eastAsia="ko-KR"/>
              </w:rPr>
              <w:t xml:space="preserve">    </w:t>
            </w:r>
            <w:r w:rsidRPr="005176C6">
              <w:rPr>
                <w:rFonts w:ascii="휴먼명조" w:cs="HCI Poppy" w:hint="eastAsia"/>
                <w:w w:val="100"/>
                <w:sz w:val="24"/>
                <w:szCs w:val="24"/>
                <w:lang w:eastAsia="ko-KR"/>
              </w:rPr>
              <w:t>3</w:t>
            </w:r>
            <w:r w:rsidRPr="005176C6">
              <w:rPr>
                <w:rFonts w:ascii="휴먼명조" w:cs="HCI Poppy" w:hint="eastAsia"/>
                <w:spacing w:val="-6"/>
                <w:w w:val="100"/>
                <w:sz w:val="24"/>
                <w:szCs w:val="24"/>
                <w:lang w:eastAsia="ko-KR"/>
              </w:rPr>
              <w:t xml:space="preserve">.3 </w:t>
            </w:r>
            <w:r w:rsidR="007D74E5">
              <w:rPr>
                <w:rFonts w:ascii="휴먼명조" w:hint="eastAsia"/>
                <w:spacing w:val="-6"/>
                <w:w w:val="100"/>
                <w:sz w:val="24"/>
                <w:szCs w:val="24"/>
                <w:lang w:eastAsia="ko-KR"/>
              </w:rPr>
              <w:t>RHI (Rendering Hardware Interface)</w:t>
            </w:r>
            <w:r w:rsidRPr="00667CA2">
              <w:rPr>
                <w:rFonts w:ascii="휴먼명조"/>
                <w:sz w:val="24"/>
                <w:szCs w:val="24"/>
                <w:lang w:eastAsia="ko-KR"/>
              </w:rPr>
              <w:tab/>
            </w:r>
          </w:p>
          <w:p w14:paraId="66321072" w14:textId="296E11EC" w:rsidR="002F397E" w:rsidRPr="005176C6"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5176C6">
              <w:rPr>
                <w:rFonts w:ascii="휴먼명조" w:hint="eastAsia"/>
                <w:w w:val="100"/>
                <w:sz w:val="24"/>
                <w:szCs w:val="24"/>
                <w:lang w:eastAsia="ko-KR"/>
              </w:rPr>
              <w:t xml:space="preserve">    </w:t>
            </w:r>
            <w:r w:rsidRPr="005176C6">
              <w:rPr>
                <w:rFonts w:ascii="휴먼명조" w:cs="HCI Poppy" w:hint="eastAsia"/>
                <w:w w:val="100"/>
                <w:sz w:val="24"/>
                <w:szCs w:val="24"/>
                <w:lang w:eastAsia="ko-KR"/>
              </w:rPr>
              <w:t>3</w:t>
            </w:r>
            <w:r w:rsidRPr="005176C6">
              <w:rPr>
                <w:rFonts w:ascii="휴먼명조" w:cs="HCI Poppy" w:hint="eastAsia"/>
                <w:spacing w:val="-6"/>
                <w:w w:val="100"/>
                <w:sz w:val="24"/>
                <w:szCs w:val="24"/>
                <w:lang w:eastAsia="ko-KR"/>
              </w:rPr>
              <w:t xml:space="preserve">.4 </w:t>
            </w:r>
            <w:r w:rsidR="00B85EC8">
              <w:rPr>
                <w:rFonts w:ascii="휴먼명조" w:cs="HCI Poppy" w:hint="eastAsia"/>
                <w:spacing w:val="-6"/>
                <w:w w:val="100"/>
                <w:sz w:val="24"/>
                <w:szCs w:val="24"/>
                <w:lang w:eastAsia="ko-KR"/>
              </w:rPr>
              <w:t>확장 기능</w:t>
            </w:r>
            <w:r w:rsidRPr="00667CA2">
              <w:rPr>
                <w:rFonts w:ascii="휴먼명조"/>
                <w:sz w:val="24"/>
                <w:szCs w:val="24"/>
                <w:lang w:eastAsia="ko-KR"/>
              </w:rPr>
              <w:tab/>
            </w:r>
          </w:p>
          <w:p w14:paraId="29ADC001" w14:textId="77777777" w:rsidR="002F397E" w:rsidRPr="00667CA2"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p>
          <w:p w14:paraId="09ABB0FF" w14:textId="77777777" w:rsidR="002F397E" w:rsidRPr="004433EB"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4433EB">
              <w:rPr>
                <w:rFonts w:ascii="휴먼명조" w:cs="HYSinMyeongJo-Medium" w:hint="eastAsia"/>
                <w:sz w:val="24"/>
                <w:szCs w:val="24"/>
                <w:lang w:eastAsia="ko-KR"/>
              </w:rPr>
              <w:t>Ⅴ</w:t>
            </w:r>
            <w:r w:rsidRPr="004433EB">
              <w:rPr>
                <w:rFonts w:ascii="휴먼명조" w:cs="HCI Poppy" w:hint="eastAsia"/>
                <w:sz w:val="24"/>
                <w:szCs w:val="24"/>
                <w:lang w:eastAsia="ko-KR"/>
              </w:rPr>
              <w:t xml:space="preserve">. </w:t>
            </w:r>
            <w:r w:rsidRPr="004433EB">
              <w:rPr>
                <w:rFonts w:ascii="휴먼명조" w:hint="eastAsia"/>
                <w:sz w:val="24"/>
                <w:szCs w:val="24"/>
                <w:lang w:eastAsia="ko-KR"/>
              </w:rPr>
              <w:t>개발일정 및 역할</w:t>
            </w:r>
            <w:r w:rsidRPr="00667CA2">
              <w:rPr>
                <w:rFonts w:ascii="휴먼명조"/>
                <w:sz w:val="24"/>
                <w:szCs w:val="24"/>
                <w:lang w:eastAsia="ko-KR"/>
              </w:rPr>
              <w:tab/>
            </w:r>
          </w:p>
          <w:p w14:paraId="1AB1D6D1" w14:textId="77777777" w:rsidR="002F397E" w:rsidRPr="004433EB" w:rsidRDefault="002F397E">
            <w:pPr>
              <w:pStyle w:val="af"/>
              <w:tabs>
                <w:tab w:val="right" w:leader="middleDot" w:pos="9290"/>
              </w:tabs>
              <w:snapToGrid/>
              <w:spacing w:before="0" w:after="0" w:line="257" w:lineRule="auto"/>
              <w:ind w:left="821" w:hanging="821"/>
              <w:rPr>
                <w:rFonts w:ascii="휴먼명조"/>
                <w:sz w:val="24"/>
                <w:szCs w:val="24"/>
                <w:lang w:eastAsia="ko-KR"/>
              </w:rPr>
            </w:pPr>
            <w:r w:rsidRPr="004433EB">
              <w:rPr>
                <w:rFonts w:ascii="휴먼명조" w:hint="eastAsia"/>
                <w:sz w:val="24"/>
                <w:szCs w:val="24"/>
                <w:lang w:eastAsia="ko-KR"/>
              </w:rPr>
              <w:t xml:space="preserve">  </w:t>
            </w:r>
            <w:r w:rsidRPr="004433EB">
              <w:rPr>
                <w:rFonts w:ascii="휴먼명조" w:cs="HCI Poppy" w:hint="eastAsia"/>
                <w:sz w:val="24"/>
                <w:szCs w:val="24"/>
                <w:lang w:eastAsia="ko-KR"/>
              </w:rPr>
              <w:t xml:space="preserve">1. </w:t>
            </w:r>
            <w:r w:rsidRPr="004433EB">
              <w:rPr>
                <w:rFonts w:ascii="휴먼명조" w:hint="eastAsia"/>
                <w:sz w:val="24"/>
                <w:szCs w:val="24"/>
                <w:lang w:eastAsia="ko-KR"/>
              </w:rPr>
              <w:t>기능별 진척 사항</w:t>
            </w:r>
            <w:r w:rsidRPr="00667CA2">
              <w:rPr>
                <w:rFonts w:ascii="휴먼명조"/>
                <w:sz w:val="24"/>
                <w:szCs w:val="24"/>
                <w:lang w:eastAsia="ko-KR"/>
              </w:rPr>
              <w:tab/>
            </w:r>
          </w:p>
          <w:p w14:paraId="338AE1E6" w14:textId="77777777" w:rsidR="002F397E" w:rsidRPr="004433EB" w:rsidRDefault="002F397E">
            <w:pPr>
              <w:pStyle w:val="af"/>
              <w:tabs>
                <w:tab w:val="right" w:leader="middleDot" w:pos="9290"/>
              </w:tabs>
              <w:snapToGrid/>
              <w:spacing w:before="0" w:after="0" w:line="257" w:lineRule="auto"/>
              <w:ind w:left="821" w:hanging="821"/>
              <w:rPr>
                <w:rFonts w:ascii="휴먼명조" w:cs="HCI Poppy"/>
                <w:sz w:val="24"/>
                <w:szCs w:val="24"/>
                <w:lang w:eastAsia="ko-KR"/>
              </w:rPr>
            </w:pPr>
            <w:r w:rsidRPr="004433EB">
              <w:rPr>
                <w:rFonts w:ascii="휴먼명조" w:hint="eastAsia"/>
                <w:sz w:val="24"/>
                <w:szCs w:val="24"/>
                <w:lang w:eastAsia="ko-KR"/>
              </w:rPr>
              <w:t xml:space="preserve">  </w:t>
            </w:r>
            <w:r w:rsidRPr="004433EB">
              <w:rPr>
                <w:rFonts w:ascii="휴먼명조" w:cs="HCI Poppy" w:hint="eastAsia"/>
                <w:sz w:val="24"/>
                <w:szCs w:val="24"/>
                <w:lang w:eastAsia="ko-KR"/>
              </w:rPr>
              <w:t xml:space="preserve">2. </w:t>
            </w:r>
            <w:r w:rsidRPr="004433EB">
              <w:rPr>
                <w:rFonts w:ascii="휴먼명조" w:hint="eastAsia"/>
                <w:sz w:val="24"/>
                <w:szCs w:val="24"/>
                <w:lang w:eastAsia="ko-KR"/>
              </w:rPr>
              <w:t>개인별 자기평가</w:t>
            </w:r>
            <w:r w:rsidRPr="004433EB">
              <w:rPr>
                <w:rFonts w:ascii="휴먼명조" w:cs="HCI Poppy" w:hint="eastAsia"/>
                <w:sz w:val="24"/>
                <w:szCs w:val="24"/>
                <w:lang w:eastAsia="ko-KR"/>
              </w:rPr>
              <w:t>(</w:t>
            </w:r>
            <w:r w:rsidRPr="004433EB">
              <w:rPr>
                <w:rFonts w:ascii="휴먼명조" w:hint="eastAsia"/>
                <w:sz w:val="24"/>
                <w:szCs w:val="24"/>
                <w:lang w:eastAsia="ko-KR"/>
              </w:rPr>
              <w:t>수행내용 및 문제해결 내용</w:t>
            </w:r>
            <w:r w:rsidRPr="004433EB">
              <w:rPr>
                <w:rFonts w:ascii="휴먼명조" w:cs="HCI Poppy" w:hint="eastAsia"/>
                <w:sz w:val="24"/>
                <w:szCs w:val="24"/>
                <w:lang w:eastAsia="ko-KR"/>
              </w:rPr>
              <w:t>)</w:t>
            </w:r>
            <w:r w:rsidRPr="00667CA2">
              <w:rPr>
                <w:rFonts w:ascii="휴먼명조"/>
                <w:sz w:val="24"/>
                <w:szCs w:val="24"/>
                <w:lang w:eastAsia="ko-KR"/>
              </w:rPr>
              <w:tab/>
            </w:r>
          </w:p>
          <w:p w14:paraId="72090374" w14:textId="07CAA566" w:rsidR="002F397E" w:rsidRPr="004433EB"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4433EB">
              <w:rPr>
                <w:rFonts w:ascii="휴먼명조" w:hint="eastAsia"/>
                <w:w w:val="100"/>
                <w:sz w:val="24"/>
                <w:szCs w:val="24"/>
                <w:lang w:eastAsia="ko-KR"/>
              </w:rPr>
              <w:t xml:space="preserve">    </w:t>
            </w:r>
            <w:r w:rsidRPr="004433EB">
              <w:rPr>
                <w:rFonts w:ascii="휴먼명조" w:cs="HCI Poppy" w:hint="eastAsia"/>
                <w:w w:val="100"/>
                <w:sz w:val="24"/>
                <w:szCs w:val="24"/>
                <w:lang w:eastAsia="ko-KR"/>
              </w:rPr>
              <w:t>2</w:t>
            </w:r>
            <w:r w:rsidRPr="004433EB">
              <w:rPr>
                <w:rFonts w:ascii="휴먼명조" w:cs="HCI Poppy" w:hint="eastAsia"/>
                <w:spacing w:val="-6"/>
                <w:w w:val="100"/>
                <w:sz w:val="24"/>
                <w:szCs w:val="24"/>
                <w:lang w:eastAsia="ko-KR"/>
              </w:rPr>
              <w:t>.1 (한재승-</w:t>
            </w:r>
            <w:r w:rsidRPr="004433EB">
              <w:rPr>
                <w:rFonts w:ascii="휴먼명조" w:hint="eastAsia"/>
                <w:spacing w:val="-6"/>
                <w:w w:val="100"/>
                <w:sz w:val="24"/>
                <w:szCs w:val="24"/>
                <w:lang w:eastAsia="ko-KR"/>
              </w:rPr>
              <w:t>20242215</w:t>
            </w:r>
            <w:r w:rsidRPr="004433EB">
              <w:rPr>
                <w:rFonts w:ascii="휴먼명조" w:cs="HCI Poppy" w:hint="eastAsia"/>
                <w:spacing w:val="-6"/>
                <w:w w:val="100"/>
                <w:sz w:val="24"/>
                <w:szCs w:val="24"/>
                <w:lang w:eastAsia="ko-KR"/>
              </w:rPr>
              <w:t>)</w:t>
            </w:r>
            <w:r w:rsidRPr="00667CA2">
              <w:rPr>
                <w:rFonts w:ascii="휴먼명조"/>
                <w:sz w:val="24"/>
                <w:szCs w:val="24"/>
                <w:lang w:eastAsia="ko-KR"/>
              </w:rPr>
              <w:tab/>
            </w:r>
          </w:p>
          <w:p w14:paraId="5ED65D3E" w14:textId="61BBF865" w:rsidR="002F397E" w:rsidRPr="004433EB"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4433EB">
              <w:rPr>
                <w:rFonts w:ascii="휴먼명조" w:hint="eastAsia"/>
                <w:w w:val="100"/>
                <w:sz w:val="24"/>
                <w:szCs w:val="24"/>
                <w:lang w:eastAsia="ko-KR"/>
              </w:rPr>
              <w:t xml:space="preserve">    </w:t>
            </w:r>
            <w:r w:rsidRPr="004433EB">
              <w:rPr>
                <w:rFonts w:ascii="휴먼명조" w:cs="HCI Poppy" w:hint="eastAsia"/>
                <w:w w:val="100"/>
                <w:sz w:val="24"/>
                <w:szCs w:val="24"/>
                <w:lang w:eastAsia="ko-KR"/>
              </w:rPr>
              <w:t>2</w:t>
            </w:r>
            <w:r w:rsidRPr="004433EB">
              <w:rPr>
                <w:rFonts w:ascii="휴먼명조" w:cs="HCI Poppy" w:hint="eastAsia"/>
                <w:spacing w:val="-6"/>
                <w:w w:val="100"/>
                <w:sz w:val="24"/>
                <w:szCs w:val="24"/>
                <w:lang w:eastAsia="ko-KR"/>
              </w:rPr>
              <w:t>.2 (</w:t>
            </w:r>
            <w:r w:rsidRPr="004433EB">
              <w:rPr>
                <w:rFonts w:ascii="휴먼명조" w:hint="eastAsia"/>
                <w:spacing w:val="-6"/>
                <w:w w:val="100"/>
                <w:sz w:val="24"/>
                <w:szCs w:val="24"/>
                <w:lang w:eastAsia="ko-KR"/>
              </w:rPr>
              <w:t>윤 훈</w:t>
            </w:r>
            <w:r w:rsidR="00602C9B">
              <w:rPr>
                <w:rFonts w:ascii="휴먼명조" w:hint="eastAsia"/>
                <w:spacing w:val="-6"/>
                <w:w w:val="100"/>
                <w:sz w:val="24"/>
                <w:szCs w:val="24"/>
                <w:lang w:eastAsia="ko-KR"/>
              </w:rPr>
              <w:t xml:space="preserve"> </w:t>
            </w:r>
            <w:r w:rsidRPr="004433EB">
              <w:rPr>
                <w:rFonts w:ascii="휴먼명조" w:cs="HCI Poppy" w:hint="eastAsia"/>
                <w:spacing w:val="-6"/>
                <w:w w:val="100"/>
                <w:sz w:val="24"/>
                <w:szCs w:val="24"/>
                <w:lang w:eastAsia="ko-KR"/>
              </w:rPr>
              <w:t>-</w:t>
            </w:r>
            <w:r w:rsidRPr="004433EB">
              <w:rPr>
                <w:rFonts w:ascii="휴먼명조" w:hint="eastAsia"/>
                <w:spacing w:val="-6"/>
                <w:w w:val="100"/>
                <w:sz w:val="24"/>
                <w:szCs w:val="24"/>
                <w:lang w:eastAsia="ko-KR"/>
              </w:rPr>
              <w:t>20240901</w:t>
            </w:r>
            <w:r w:rsidRPr="004433EB">
              <w:rPr>
                <w:rFonts w:ascii="휴먼명조" w:cs="HCI Poppy" w:hint="eastAsia"/>
                <w:spacing w:val="-6"/>
                <w:w w:val="100"/>
                <w:sz w:val="24"/>
                <w:szCs w:val="24"/>
                <w:lang w:eastAsia="ko-KR"/>
              </w:rPr>
              <w:t>)</w:t>
            </w:r>
            <w:r w:rsidRPr="00667CA2">
              <w:rPr>
                <w:rFonts w:ascii="휴먼명조"/>
                <w:sz w:val="24"/>
                <w:szCs w:val="24"/>
                <w:lang w:eastAsia="ko-KR"/>
              </w:rPr>
              <w:tab/>
            </w:r>
          </w:p>
          <w:p w14:paraId="60C40723" w14:textId="124785A5" w:rsidR="002F397E" w:rsidRPr="004433EB"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r w:rsidRPr="004433EB">
              <w:rPr>
                <w:rFonts w:ascii="휴먼명조" w:hint="eastAsia"/>
                <w:w w:val="100"/>
                <w:sz w:val="24"/>
                <w:szCs w:val="24"/>
                <w:lang w:eastAsia="ko-KR"/>
              </w:rPr>
              <w:t xml:space="preserve">    </w:t>
            </w:r>
            <w:r w:rsidRPr="004433EB">
              <w:rPr>
                <w:rFonts w:ascii="휴먼명조" w:cs="HCI Poppy" w:hint="eastAsia"/>
                <w:w w:val="100"/>
                <w:sz w:val="24"/>
                <w:szCs w:val="24"/>
                <w:lang w:eastAsia="ko-KR"/>
              </w:rPr>
              <w:t>2</w:t>
            </w:r>
            <w:r w:rsidRPr="004433EB">
              <w:rPr>
                <w:rFonts w:ascii="휴먼명조" w:cs="HCI Poppy" w:hint="eastAsia"/>
                <w:spacing w:val="-6"/>
                <w:w w:val="100"/>
                <w:sz w:val="24"/>
                <w:szCs w:val="24"/>
                <w:lang w:eastAsia="ko-KR"/>
              </w:rPr>
              <w:t>.3 (</w:t>
            </w:r>
            <w:r w:rsidRPr="004433EB">
              <w:rPr>
                <w:rFonts w:ascii="휴먼명조" w:hint="eastAsia"/>
                <w:spacing w:val="-6"/>
                <w:w w:val="100"/>
                <w:sz w:val="24"/>
                <w:szCs w:val="24"/>
                <w:lang w:eastAsia="ko-KR"/>
              </w:rPr>
              <w:t>정현진</w:t>
            </w:r>
            <w:r w:rsidRPr="004433EB">
              <w:rPr>
                <w:rFonts w:ascii="휴먼명조" w:cs="HCI Poppy" w:hint="eastAsia"/>
                <w:spacing w:val="-6"/>
                <w:w w:val="100"/>
                <w:sz w:val="24"/>
                <w:szCs w:val="24"/>
                <w:lang w:eastAsia="ko-KR"/>
              </w:rPr>
              <w:t>-20242207)</w:t>
            </w:r>
            <w:r w:rsidRPr="00667CA2">
              <w:rPr>
                <w:rFonts w:ascii="휴먼명조"/>
                <w:sz w:val="24"/>
                <w:szCs w:val="24"/>
                <w:lang w:eastAsia="ko-KR"/>
              </w:rPr>
              <w:tab/>
            </w:r>
          </w:p>
          <w:p w14:paraId="5B52ADF8" w14:textId="40EABA60" w:rsidR="002F397E" w:rsidRPr="004433EB" w:rsidRDefault="002F397E">
            <w:pPr>
              <w:pStyle w:val="af"/>
              <w:tabs>
                <w:tab w:val="right" w:leader="middleDot" w:pos="9290"/>
              </w:tabs>
              <w:snapToGrid/>
              <w:spacing w:before="0" w:after="0" w:line="257" w:lineRule="auto"/>
              <w:ind w:left="821" w:hanging="821"/>
              <w:rPr>
                <w:rFonts w:ascii="휴먼명조"/>
                <w:sz w:val="24"/>
                <w:szCs w:val="24"/>
                <w:lang w:eastAsia="ko-KR"/>
              </w:rPr>
            </w:pPr>
            <w:r w:rsidRPr="004433EB">
              <w:rPr>
                <w:rFonts w:ascii="휴먼명조" w:hint="eastAsia"/>
                <w:w w:val="100"/>
                <w:sz w:val="24"/>
                <w:szCs w:val="24"/>
                <w:lang w:eastAsia="ko-KR"/>
              </w:rPr>
              <w:t xml:space="preserve">    </w:t>
            </w:r>
            <w:r w:rsidRPr="004433EB">
              <w:rPr>
                <w:rFonts w:ascii="휴먼명조" w:cs="HCI Poppy" w:hint="eastAsia"/>
                <w:w w:val="100"/>
                <w:sz w:val="24"/>
                <w:szCs w:val="24"/>
                <w:lang w:eastAsia="ko-KR"/>
              </w:rPr>
              <w:t>2</w:t>
            </w:r>
            <w:r w:rsidRPr="004433EB">
              <w:rPr>
                <w:rFonts w:ascii="휴먼명조" w:cs="HCI Poppy" w:hint="eastAsia"/>
                <w:spacing w:val="-6"/>
                <w:w w:val="100"/>
                <w:sz w:val="24"/>
                <w:szCs w:val="24"/>
                <w:lang w:eastAsia="ko-KR"/>
              </w:rPr>
              <w:t>.4 (</w:t>
            </w:r>
            <w:r w:rsidRPr="004433EB">
              <w:rPr>
                <w:rFonts w:ascii="휴먼명조" w:hint="eastAsia"/>
                <w:spacing w:val="-6"/>
                <w:w w:val="100"/>
                <w:sz w:val="24"/>
                <w:szCs w:val="24"/>
                <w:lang w:eastAsia="ko-KR"/>
              </w:rPr>
              <w:t>정준혁</w:t>
            </w:r>
            <w:r w:rsidRPr="004433EB">
              <w:rPr>
                <w:rFonts w:ascii="휴먼명조" w:cs="HCI Poppy" w:hint="eastAsia"/>
                <w:spacing w:val="-6"/>
                <w:w w:val="100"/>
                <w:sz w:val="24"/>
                <w:szCs w:val="24"/>
                <w:lang w:eastAsia="ko-KR"/>
              </w:rPr>
              <w:t>-20240846)</w:t>
            </w:r>
            <w:r w:rsidRPr="00667CA2">
              <w:rPr>
                <w:rFonts w:ascii="휴먼명조"/>
                <w:sz w:val="24"/>
                <w:szCs w:val="24"/>
                <w:lang w:eastAsia="ko-KR"/>
              </w:rPr>
              <w:tab/>
            </w:r>
          </w:p>
          <w:p w14:paraId="0DE8DE49" w14:textId="77777777" w:rsidR="002F397E" w:rsidRPr="00667CA2" w:rsidRDefault="002F397E">
            <w:pPr>
              <w:pStyle w:val="af"/>
              <w:tabs>
                <w:tab w:val="right" w:leader="middleDot" w:pos="9290"/>
              </w:tabs>
              <w:snapToGrid/>
              <w:spacing w:before="0" w:after="0" w:line="257" w:lineRule="auto"/>
              <w:ind w:left="821" w:hanging="821"/>
              <w:rPr>
                <w:rFonts w:ascii="휴먼명조"/>
                <w:w w:val="100"/>
                <w:sz w:val="24"/>
                <w:szCs w:val="24"/>
                <w:lang w:eastAsia="ko-KR"/>
              </w:rPr>
            </w:pPr>
          </w:p>
          <w:p w14:paraId="39A44C2B" w14:textId="77777777" w:rsidR="002F397E" w:rsidRPr="004433EB" w:rsidRDefault="002F397E">
            <w:pPr>
              <w:pStyle w:val="af"/>
              <w:tabs>
                <w:tab w:val="right" w:leader="middleDot" w:pos="9290"/>
              </w:tabs>
              <w:snapToGrid/>
              <w:spacing w:before="0" w:after="0" w:line="257" w:lineRule="auto"/>
              <w:ind w:left="821" w:hanging="821"/>
              <w:rPr>
                <w:w w:val="100"/>
                <w:sz w:val="24"/>
                <w:szCs w:val="24"/>
              </w:rPr>
            </w:pPr>
            <w:r w:rsidRPr="004433EB">
              <w:rPr>
                <w:rFonts w:ascii="휴먼명조" w:cs="HYSinMyeongJo-Medium" w:hint="eastAsia"/>
                <w:sz w:val="24"/>
                <w:szCs w:val="24"/>
              </w:rPr>
              <w:t>Ⅵ</w:t>
            </w:r>
            <w:r w:rsidRPr="004433EB">
              <w:rPr>
                <w:rFonts w:ascii="휴먼명조" w:cs="HCI Poppy" w:hint="eastAsia"/>
                <w:sz w:val="24"/>
                <w:szCs w:val="24"/>
              </w:rPr>
              <w:t xml:space="preserve">. </w:t>
            </w:r>
            <w:r w:rsidRPr="004433EB">
              <w:rPr>
                <w:rFonts w:ascii="휴먼명조" w:hint="eastAsia"/>
                <w:sz w:val="24"/>
                <w:szCs w:val="24"/>
              </w:rPr>
              <w:t>참고자료</w:t>
            </w:r>
            <w:r w:rsidRPr="00667CA2">
              <w:rPr>
                <w:rFonts w:ascii="휴먼명조"/>
                <w:sz w:val="24"/>
                <w:szCs w:val="24"/>
              </w:rPr>
              <w:tab/>
            </w:r>
          </w:p>
        </w:tc>
      </w:tr>
    </w:tbl>
    <w:p w14:paraId="7BBC29AD" w14:textId="486CDE3E" w:rsidR="00EF2F95" w:rsidRDefault="00EF2F95">
      <w:pPr>
        <w:widowControl/>
        <w:wordWrap/>
        <w:autoSpaceDE/>
        <w:autoSpaceDN/>
        <w:rPr>
          <w:rFonts w:ascii="휴먼명조" w:eastAsia="휴먼명조" w:hAnsi="Arial Unicode MS" w:cs="HYSinMyeongJo-Medium"/>
          <w:b/>
          <w:bCs/>
          <w:color w:val="000000"/>
          <w:sz w:val="32"/>
          <w:szCs w:val="32"/>
          <w:lang w:eastAsia="ko-KR"/>
        </w:rPr>
      </w:pPr>
    </w:p>
    <w:p w14:paraId="7B402225" w14:textId="3F1EB2BF" w:rsidR="00D13DB6" w:rsidRPr="0087613D" w:rsidRDefault="00A51148" w:rsidP="0087613D">
      <w:pPr>
        <w:pStyle w:val="af"/>
        <w:wordWrap/>
        <w:spacing w:line="360" w:lineRule="auto"/>
        <w:rPr>
          <w:rFonts w:ascii="휴먼명조"/>
          <w:w w:val="100"/>
          <w:sz w:val="32"/>
          <w:szCs w:val="32"/>
          <w:lang w:eastAsia="ko-KR"/>
        </w:rPr>
      </w:pPr>
      <w:r w:rsidRPr="0052308B">
        <w:rPr>
          <w:rFonts w:ascii="휴먼명조" w:cs="HYSinMyeongJo-Medium" w:hint="eastAsia"/>
          <w:w w:val="100"/>
          <w:sz w:val="32"/>
          <w:szCs w:val="32"/>
          <w:lang w:eastAsia="ko-KR"/>
        </w:rPr>
        <w:lastRenderedPageBreak/>
        <w:t>Ⅰ</w:t>
      </w:r>
      <w:r w:rsidRPr="0052308B">
        <w:rPr>
          <w:rFonts w:ascii="휴먼명조" w:cs="HCI Poppy" w:hint="eastAsia"/>
          <w:w w:val="100"/>
          <w:sz w:val="32"/>
          <w:szCs w:val="32"/>
          <w:lang w:eastAsia="ko-KR"/>
        </w:rPr>
        <w:t xml:space="preserve">. </w:t>
      </w:r>
      <w:r w:rsidRPr="0052308B">
        <w:rPr>
          <w:rFonts w:ascii="휴먼명조" w:hint="eastAsia"/>
          <w:w w:val="100"/>
          <w:sz w:val="32"/>
          <w:szCs w:val="32"/>
          <w:lang w:eastAsia="ko-KR"/>
        </w:rPr>
        <w:t>프로젝트 개요</w:t>
      </w:r>
    </w:p>
    <w:p w14:paraId="4CB16439" w14:textId="77777777" w:rsidR="000E1607" w:rsidRDefault="000E1607" w:rsidP="002B6C5D">
      <w:pPr>
        <w:pStyle w:val="a9"/>
        <w:tabs>
          <w:tab w:val="right" w:leader="middleDot" w:pos="9290"/>
        </w:tabs>
        <w:wordWrap/>
        <w:spacing w:line="360" w:lineRule="auto"/>
        <w:jc w:val="left"/>
        <w:rPr>
          <w:rFonts w:ascii="휴먼명조" w:eastAsia="휴먼명조" w:cs="휴먼명조"/>
          <w:b/>
          <w:bCs/>
          <w:sz w:val="24"/>
          <w:szCs w:val="24"/>
          <w:lang w:eastAsia="ko-KR"/>
        </w:rPr>
      </w:pPr>
    </w:p>
    <w:p w14:paraId="3F32AECB" w14:textId="3E473462" w:rsidR="0087613D" w:rsidRDefault="00A51148"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52308B">
        <w:rPr>
          <w:rFonts w:ascii="휴먼명조" w:eastAsia="휴먼명조" w:cs="휴먼명조" w:hint="eastAsia"/>
          <w:b/>
          <w:bCs/>
          <w:sz w:val="24"/>
          <w:szCs w:val="24"/>
          <w:lang w:eastAsia="ko-KR"/>
        </w:rPr>
        <w:t xml:space="preserve"> </w:t>
      </w:r>
      <w:r w:rsidRPr="0052308B">
        <w:rPr>
          <w:rFonts w:ascii="휴먼명조" w:eastAsia="휴먼명조" w:cs="HCI Poppy" w:hint="eastAsia"/>
          <w:b/>
          <w:bCs/>
          <w:sz w:val="24"/>
          <w:szCs w:val="24"/>
          <w:lang w:eastAsia="ko-KR"/>
        </w:rPr>
        <w:t xml:space="preserve">1. </w:t>
      </w:r>
      <w:r w:rsidRPr="0052308B">
        <w:rPr>
          <w:rFonts w:ascii="휴먼명조" w:eastAsia="휴먼명조" w:cs="휴먼명조" w:hint="eastAsia"/>
          <w:b/>
          <w:bCs/>
          <w:sz w:val="24"/>
          <w:szCs w:val="24"/>
          <w:lang w:eastAsia="ko-KR"/>
        </w:rPr>
        <w:t>개발 배경 및 필요성</w:t>
      </w:r>
    </w:p>
    <w:p w14:paraId="0C8C4F51" w14:textId="2F91409F" w:rsidR="00284B24" w:rsidRDefault="00284B24" w:rsidP="004D75D1">
      <w:pPr>
        <w:pStyle w:val="a9"/>
        <w:tabs>
          <w:tab w:val="right" w:leader="middleDot" w:pos="9290"/>
        </w:tabs>
        <w:wordWrap/>
        <w:spacing w:line="360" w:lineRule="auto"/>
        <w:jc w:val="left"/>
        <w:rPr>
          <w:rFonts w:ascii="휴먼명조" w:eastAsia="휴먼명조" w:cs="휴먼명조"/>
          <w:b/>
          <w:bCs/>
          <w:sz w:val="24"/>
          <w:szCs w:val="24"/>
          <w:lang w:eastAsia="ko-KR"/>
        </w:rPr>
      </w:pPr>
    </w:p>
    <w:p w14:paraId="6AC27A7C" w14:textId="6B6A070B" w:rsidR="00723209" w:rsidRPr="00723209" w:rsidRDefault="00E36F2C"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E36F2C">
        <w:rPr>
          <w:rFonts w:ascii="휴먼명조" w:eastAsia="휴먼명조" w:cs="휴먼명조" w:hint="eastAsia"/>
          <w:b/>
          <w:bCs/>
          <w:sz w:val="24"/>
          <w:szCs w:val="24"/>
          <w:lang w:eastAsia="ko-KR"/>
        </w:rPr>
        <w:t xml:space="preserve"> </w:t>
      </w:r>
      <w:r w:rsidR="0083487A">
        <w:rPr>
          <w:rFonts w:ascii="휴먼명조" w:eastAsia="휴먼명조" w:cs="휴먼명조" w:hint="eastAsia"/>
          <w:b/>
          <w:bCs/>
          <w:sz w:val="24"/>
          <w:szCs w:val="24"/>
          <w:lang w:eastAsia="ko-KR"/>
        </w:rPr>
        <w:t>1</w:t>
      </w:r>
      <w:r w:rsidR="00CF7292">
        <w:rPr>
          <w:rFonts w:ascii="휴먼명조" w:eastAsia="휴먼명조" w:cs="휴먼명조" w:hint="eastAsia"/>
          <w:b/>
          <w:bCs/>
          <w:sz w:val="24"/>
          <w:szCs w:val="24"/>
          <w:lang w:eastAsia="ko-KR"/>
        </w:rPr>
        <w:t>)</w:t>
      </w:r>
      <w:r w:rsidR="0083487A">
        <w:rPr>
          <w:rFonts w:ascii="휴먼명조" w:eastAsia="휴먼명조" w:cs="휴먼명조" w:hint="eastAsia"/>
          <w:b/>
          <w:bCs/>
          <w:sz w:val="24"/>
          <w:szCs w:val="24"/>
          <w:lang w:eastAsia="ko-KR"/>
        </w:rPr>
        <w:t xml:space="preserve"> 레거시 객체 지향(OOP) 아키텍처의 한계</w:t>
      </w:r>
    </w:p>
    <w:p w14:paraId="206847D4" w14:textId="77777777" w:rsidR="0032696F" w:rsidRDefault="00024769" w:rsidP="004D75D1">
      <w:pPr>
        <w:pStyle w:val="a9"/>
        <w:tabs>
          <w:tab w:val="right" w:leader="middleDot" w:pos="9290"/>
        </w:tabs>
        <w:wordWrap/>
        <w:spacing w:line="360" w:lineRule="auto"/>
        <w:jc w:val="left"/>
        <w:rPr>
          <w:rFonts w:ascii="휴먼명조" w:eastAsia="휴먼명조" w:cs="휴먼명조"/>
          <w:sz w:val="24"/>
          <w:szCs w:val="24"/>
          <w:lang w:eastAsia="ko-KR"/>
        </w:rPr>
      </w:pPr>
      <w:r>
        <w:rPr>
          <w:rFonts w:ascii="휴먼명조" w:eastAsia="휴먼명조" w:cs="휴먼명조" w:hint="eastAsia"/>
          <w:sz w:val="24"/>
          <w:szCs w:val="24"/>
          <w:lang w:eastAsia="ko-KR"/>
        </w:rPr>
        <w:t xml:space="preserve"> </w:t>
      </w:r>
      <w:r w:rsidR="009C039D" w:rsidRPr="009C039D">
        <w:rPr>
          <w:rFonts w:ascii="휴먼명조" w:eastAsia="휴먼명조" w:cs="휴먼명조"/>
          <w:sz w:val="24"/>
          <w:szCs w:val="24"/>
          <w:lang w:eastAsia="ko-KR"/>
        </w:rPr>
        <w:t>현재 대다수의 상용 게임 엔진은 과거의 레거시 프로젝트들을 포용하기 위해 무거운 객체 지향(OOP) 기반의 씬 그래프와 방대한 추상화 계층을 유지하고 있습니다. 이러한 다중 상속과 가상 함수</w:t>
      </w:r>
      <w:r w:rsidR="001A495E">
        <w:rPr>
          <w:rFonts w:ascii="휴먼명조" w:eastAsia="휴먼명조" w:cs="휴먼명조" w:hint="eastAsia"/>
          <w:sz w:val="24"/>
          <w:szCs w:val="24"/>
          <w:lang w:eastAsia="ko-KR"/>
        </w:rPr>
        <w:t xml:space="preserve"> </w:t>
      </w:r>
      <w:r w:rsidR="009C039D" w:rsidRPr="009C039D">
        <w:rPr>
          <w:rFonts w:ascii="휴먼명조" w:eastAsia="휴먼명조" w:cs="휴먼명조"/>
          <w:sz w:val="24"/>
          <w:szCs w:val="24"/>
          <w:lang w:eastAsia="ko-KR"/>
        </w:rPr>
        <w:t>중심의 아키텍처는 런타임 메모리 파편화를 유발하며, 멀티코어 환경에서 심각한 L1/L2 캐시 미스(Cache Miss)를 초래합니다</w:t>
      </w:r>
      <w:r w:rsidR="00D05FC7">
        <w:rPr>
          <w:rFonts w:ascii="휴먼명조" w:eastAsia="휴먼명조" w:cs="휴먼명조" w:hint="eastAsia"/>
          <w:sz w:val="24"/>
          <w:szCs w:val="24"/>
          <w:lang w:eastAsia="ko-KR"/>
        </w:rPr>
        <w:t>.</w:t>
      </w:r>
    </w:p>
    <w:p w14:paraId="7ACC67EE" w14:textId="7FF9B58C" w:rsidR="00E36F2C" w:rsidRDefault="00D8049F" w:rsidP="004D75D1">
      <w:pPr>
        <w:pStyle w:val="a9"/>
        <w:tabs>
          <w:tab w:val="right" w:leader="middleDot" w:pos="9290"/>
        </w:tabs>
        <w:wordWrap/>
        <w:spacing w:line="360" w:lineRule="auto"/>
        <w:ind w:firstLineChars="100" w:firstLine="240"/>
        <w:jc w:val="left"/>
        <w:rPr>
          <w:rFonts w:ascii="휴먼명조" w:eastAsia="휴먼명조" w:cs="휴먼명조"/>
          <w:sz w:val="24"/>
          <w:szCs w:val="24"/>
          <w:lang w:eastAsia="ko-KR"/>
        </w:rPr>
      </w:pPr>
      <w:r>
        <w:rPr>
          <w:rFonts w:ascii="휴먼명조" w:eastAsia="휴먼명조" w:cs="휴먼명조" w:hint="eastAsia"/>
          <w:sz w:val="24"/>
          <w:szCs w:val="24"/>
          <w:lang w:eastAsia="ko-KR"/>
        </w:rPr>
        <w:t xml:space="preserve">아래의 </w:t>
      </w:r>
      <w:r w:rsidR="007514DA">
        <w:rPr>
          <w:rFonts w:ascii="휴먼명조" w:eastAsia="휴먼명조" w:cs="휴먼명조" w:hint="eastAsia"/>
          <w:sz w:val="24"/>
          <w:szCs w:val="24"/>
          <w:lang w:eastAsia="ko-KR"/>
        </w:rPr>
        <w:t>사진</w:t>
      </w:r>
      <w:r>
        <w:rPr>
          <w:rFonts w:ascii="휴먼명조" w:eastAsia="휴먼명조" w:cs="휴먼명조" w:hint="eastAsia"/>
          <w:sz w:val="24"/>
          <w:szCs w:val="24"/>
          <w:lang w:eastAsia="ko-KR"/>
        </w:rPr>
        <w:t>은</w:t>
      </w:r>
      <w:r w:rsidR="004648AF">
        <w:rPr>
          <w:rFonts w:ascii="휴먼명조" w:eastAsia="휴먼명조" w:cs="휴먼명조" w:hint="eastAsia"/>
          <w:sz w:val="24"/>
          <w:szCs w:val="24"/>
          <w:lang w:eastAsia="ko-KR"/>
        </w:rPr>
        <w:t xml:space="preserve"> OOP 구조가 가지는 가상함수 테이블 구조와 그에 따른 숨겨진 비용들이 어떻게 캐시 미스를 유발하는지에 대해 발표</w:t>
      </w:r>
      <w:r w:rsidR="00C738AC">
        <w:rPr>
          <w:rFonts w:ascii="휴먼명조" w:eastAsia="휴먼명조" w:cs="휴먼명조" w:hint="eastAsia"/>
          <w:sz w:val="24"/>
          <w:szCs w:val="24"/>
          <w:lang w:eastAsia="ko-KR"/>
        </w:rPr>
        <w:t>하는</w:t>
      </w:r>
      <w:r w:rsidR="004648AF">
        <w:rPr>
          <w:rFonts w:ascii="휴먼명조" w:eastAsia="휴먼명조" w:cs="휴먼명조" w:hint="eastAsia"/>
          <w:sz w:val="24"/>
          <w:szCs w:val="24"/>
          <w:lang w:eastAsia="ko-KR"/>
        </w:rPr>
        <w:t xml:space="preserve"> 장면입니다.</w:t>
      </w:r>
    </w:p>
    <w:p w14:paraId="7A020199" w14:textId="716CFE31" w:rsidR="009C039D" w:rsidRPr="004648AF" w:rsidRDefault="009C039D" w:rsidP="004D75D1">
      <w:pPr>
        <w:pStyle w:val="a9"/>
        <w:tabs>
          <w:tab w:val="right" w:leader="middleDot" w:pos="9290"/>
        </w:tabs>
        <w:wordWrap/>
        <w:spacing w:line="360" w:lineRule="auto"/>
        <w:jc w:val="left"/>
        <w:rPr>
          <w:rFonts w:ascii="휴먼명조" w:eastAsia="휴먼명조" w:cs="휴먼명조"/>
          <w:sz w:val="24"/>
          <w:szCs w:val="24"/>
          <w:lang w:eastAsia="ko-KR"/>
        </w:rPr>
      </w:pPr>
    </w:p>
    <w:p w14:paraId="25CE2C4F" w14:textId="43D58760" w:rsidR="00723209" w:rsidRDefault="00723209" w:rsidP="004D75D1">
      <w:pPr>
        <w:pStyle w:val="a9"/>
        <w:tabs>
          <w:tab w:val="right" w:leader="middleDot" w:pos="9290"/>
        </w:tabs>
        <w:wordWrap/>
        <w:spacing w:line="360" w:lineRule="auto"/>
        <w:jc w:val="left"/>
        <w:rPr>
          <w:rFonts w:ascii="휴먼명조" w:eastAsia="휴먼명조" w:cs="휴먼명조"/>
          <w:sz w:val="24"/>
          <w:szCs w:val="24"/>
          <w:lang w:eastAsia="ko-KR"/>
        </w:rPr>
      </w:pPr>
      <w:r w:rsidRPr="00723209">
        <w:rPr>
          <w:rFonts w:ascii="휴먼명조" w:eastAsia="휴먼명조" w:cs="휴먼명조"/>
          <w:noProof/>
          <w:sz w:val="24"/>
          <w:szCs w:val="24"/>
          <w:lang w:eastAsia="ko-KR"/>
        </w:rPr>
        <w:drawing>
          <wp:inline distT="0" distB="0" distL="0" distR="0" wp14:anchorId="4615C93B" wp14:editId="7DE7C53B">
            <wp:extent cx="6119495" cy="3547745"/>
            <wp:effectExtent l="0" t="0" r="0" b="0"/>
            <wp:docPr id="832208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8849" name=""/>
                    <pic:cNvPicPr/>
                  </pic:nvPicPr>
                  <pic:blipFill>
                    <a:blip r:embed="rId9"/>
                    <a:stretch>
                      <a:fillRect/>
                    </a:stretch>
                  </pic:blipFill>
                  <pic:spPr>
                    <a:xfrm>
                      <a:off x="0" y="0"/>
                      <a:ext cx="6119495" cy="3547745"/>
                    </a:xfrm>
                    <a:prstGeom prst="rect">
                      <a:avLst/>
                    </a:prstGeom>
                  </pic:spPr>
                </pic:pic>
              </a:graphicData>
            </a:graphic>
          </wp:inline>
        </w:drawing>
      </w:r>
    </w:p>
    <w:p w14:paraId="3800902E" w14:textId="4C51C488" w:rsidR="00A57E11" w:rsidRPr="00356694" w:rsidRDefault="00A57E11" w:rsidP="004D75D1">
      <w:pPr>
        <w:pStyle w:val="afc"/>
        <w:rPr>
          <w:rFonts w:ascii="휴먼명조" w:eastAsia="휴먼명조"/>
          <w:sz w:val="20"/>
          <w:szCs w:val="20"/>
        </w:rPr>
      </w:pPr>
      <w:r w:rsidRPr="00356694">
        <w:rPr>
          <w:rFonts w:ascii="휴먼명조" w:eastAsia="휴먼명조" w:cs="휴먼명조" w:hint="eastAsia"/>
          <w:sz w:val="20"/>
          <w:szCs w:val="20"/>
          <w:lang w:eastAsia="ko-KR"/>
        </w:rPr>
        <w:t xml:space="preserve">(출처 : </w:t>
      </w:r>
      <w:r w:rsidRPr="00356694">
        <w:rPr>
          <w:rFonts w:ascii="휴먼명조" w:eastAsia="휴먼명조" w:hint="eastAsia"/>
          <w:sz w:val="20"/>
          <w:szCs w:val="20"/>
        </w:rPr>
        <w:t>Nikolov, S. (2018).</w:t>
      </w:r>
      <w:r w:rsidRPr="00356694">
        <w:rPr>
          <w:rFonts w:ascii="휴먼명조" w:eastAsia="휴먼명조" w:hint="eastAsia"/>
          <w:sz w:val="20"/>
          <w:szCs w:val="20"/>
        </w:rPr>
        <w:t> </w:t>
      </w:r>
      <w:r w:rsidRPr="00356694">
        <w:rPr>
          <w:rFonts w:ascii="휴먼명조" w:eastAsia="휴먼명조" w:hint="eastAsia"/>
          <w:i/>
          <w:iCs/>
          <w:sz w:val="20"/>
          <w:szCs w:val="20"/>
        </w:rPr>
        <w:t>OOP Is Dead, Long Live Data-oriented Design</w:t>
      </w:r>
      <w:r w:rsidRPr="00356694">
        <w:rPr>
          <w:rFonts w:ascii="휴먼명조" w:eastAsia="휴먼명조" w:hint="eastAsia"/>
          <w:sz w:val="20"/>
          <w:szCs w:val="20"/>
        </w:rPr>
        <w:t> </w:t>
      </w:r>
      <w:r w:rsidRPr="00356694">
        <w:rPr>
          <w:rFonts w:ascii="휴먼명조" w:eastAsia="휴먼명조" w:hint="eastAsia"/>
          <w:sz w:val="20"/>
          <w:szCs w:val="20"/>
        </w:rPr>
        <w:t>[Video]. YouTube.</w:t>
      </w:r>
    </w:p>
    <w:p w14:paraId="203B5E29" w14:textId="6F5DCB5A" w:rsidR="002F0BE0" w:rsidRPr="00356694" w:rsidRDefault="00A57E11" w:rsidP="004D75D1">
      <w:pPr>
        <w:pStyle w:val="a9"/>
        <w:tabs>
          <w:tab w:val="right" w:leader="middleDot" w:pos="9290"/>
        </w:tabs>
        <w:wordWrap/>
        <w:spacing w:line="360" w:lineRule="auto"/>
        <w:jc w:val="left"/>
        <w:rPr>
          <w:rFonts w:ascii="휴먼명조" w:eastAsia="휴먼명조"/>
          <w:lang w:eastAsia="ko-KR"/>
        </w:rPr>
      </w:pPr>
      <w:hyperlink r:id="rId10" w:history="1">
        <w:r w:rsidRPr="00356694">
          <w:rPr>
            <w:rStyle w:val="a6"/>
            <w:rFonts w:ascii="휴먼명조" w:eastAsia="휴먼명조" w:hint="eastAsia"/>
          </w:rPr>
          <w:t>https://www.youtube.com/watch?v=rX0ItVEVjHc</w:t>
        </w:r>
      </w:hyperlink>
      <w:r w:rsidRPr="00356694">
        <w:rPr>
          <w:rFonts w:ascii="휴먼명조" w:eastAsia="휴먼명조" w:hint="eastAsia"/>
          <w:lang w:eastAsia="ko-KR"/>
        </w:rPr>
        <w:t>)</w:t>
      </w:r>
    </w:p>
    <w:p w14:paraId="6A8A8AC5" w14:textId="2AC167BF" w:rsidR="00A046F0" w:rsidRDefault="00A046F0" w:rsidP="004D75D1">
      <w:pPr>
        <w:pStyle w:val="a9"/>
        <w:tabs>
          <w:tab w:val="right" w:leader="middleDot" w:pos="9290"/>
        </w:tabs>
        <w:wordWrap/>
        <w:spacing w:line="360" w:lineRule="auto"/>
        <w:jc w:val="left"/>
        <w:rPr>
          <w:rFonts w:ascii="휴먼명조" w:eastAsia="휴먼명조" w:cs="휴먼명조"/>
          <w:lang w:eastAsia="ko-KR"/>
        </w:rPr>
      </w:pPr>
    </w:p>
    <w:p w14:paraId="7786BCDE" w14:textId="6D08FFC4" w:rsidR="00AA00BF" w:rsidRDefault="00AA00BF" w:rsidP="004D75D1">
      <w:pPr>
        <w:pStyle w:val="a9"/>
        <w:tabs>
          <w:tab w:val="right" w:leader="middleDot" w:pos="9290"/>
        </w:tabs>
        <w:wordWrap/>
        <w:spacing w:line="360" w:lineRule="auto"/>
        <w:jc w:val="left"/>
        <w:rPr>
          <w:ins w:id="0" w:author="재승 한" w:date="2026-05-06T02:37:00Z" w16du:dateUtc="2026-05-05T17:37:00Z"/>
          <w:rFonts w:ascii="휴먼명조" w:eastAsia="휴먼명조" w:cs="휴먼명조"/>
          <w:lang w:eastAsia="ko-KR"/>
        </w:rPr>
      </w:pPr>
    </w:p>
    <w:p w14:paraId="2C3454E6" w14:textId="77777777" w:rsidR="00CE0386" w:rsidRPr="00A57E11" w:rsidRDefault="00CE0386" w:rsidP="004D75D1">
      <w:pPr>
        <w:pStyle w:val="a9"/>
        <w:tabs>
          <w:tab w:val="right" w:leader="middleDot" w:pos="9290"/>
        </w:tabs>
        <w:wordWrap/>
        <w:spacing w:line="360" w:lineRule="auto"/>
        <w:jc w:val="left"/>
        <w:rPr>
          <w:rFonts w:ascii="휴먼명조" w:eastAsia="휴먼명조" w:cs="휴먼명조"/>
          <w:lang w:eastAsia="ko-KR"/>
        </w:rPr>
      </w:pPr>
    </w:p>
    <w:p w14:paraId="5CD7D7B3" w14:textId="38F328C6" w:rsidR="00E36F2C" w:rsidRPr="00B30894" w:rsidRDefault="00E36F2C"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B30894">
        <w:rPr>
          <w:rFonts w:ascii="휴먼명조" w:eastAsia="휴먼명조" w:cs="휴먼명조" w:hint="eastAsia"/>
          <w:b/>
          <w:bCs/>
          <w:sz w:val="24"/>
          <w:szCs w:val="24"/>
          <w:lang w:eastAsia="ko-KR"/>
        </w:rPr>
        <w:lastRenderedPageBreak/>
        <w:t xml:space="preserve"> </w:t>
      </w:r>
      <w:r w:rsidR="00CF7292">
        <w:rPr>
          <w:rFonts w:ascii="휴먼명조" w:eastAsia="휴먼명조" w:cs="휴먼명조" w:hint="eastAsia"/>
          <w:b/>
          <w:bCs/>
          <w:sz w:val="24"/>
          <w:szCs w:val="24"/>
          <w:lang w:eastAsia="ko-KR"/>
        </w:rPr>
        <w:t>2)</w:t>
      </w:r>
      <w:r w:rsidR="00DB36B8" w:rsidRPr="00B30894">
        <w:rPr>
          <w:rFonts w:ascii="휴먼명조" w:eastAsia="휴먼명조" w:cs="휴먼명조" w:hint="eastAsia"/>
          <w:b/>
          <w:bCs/>
          <w:sz w:val="24"/>
          <w:szCs w:val="24"/>
          <w:lang w:eastAsia="ko-KR"/>
        </w:rPr>
        <w:t xml:space="preserve"> 현대 그래픽스 API의 하드웨어 제어 철학</w:t>
      </w:r>
    </w:p>
    <w:p w14:paraId="32AC29C6" w14:textId="542BF004" w:rsidR="00151BD5" w:rsidRDefault="00B30894" w:rsidP="004D75D1">
      <w:pPr>
        <w:pStyle w:val="a9"/>
        <w:tabs>
          <w:tab w:val="right" w:leader="middleDot" w:pos="9290"/>
        </w:tabs>
        <w:wordWrap/>
        <w:spacing w:line="360" w:lineRule="auto"/>
        <w:ind w:firstLineChars="100" w:firstLine="240"/>
        <w:jc w:val="left"/>
        <w:rPr>
          <w:rFonts w:ascii="휴먼명조" w:eastAsia="휴먼명조" w:cs="휴먼명조"/>
          <w:sz w:val="24"/>
          <w:szCs w:val="24"/>
          <w:lang w:eastAsia="ko-KR"/>
        </w:rPr>
      </w:pPr>
      <w:r w:rsidRPr="00B30894">
        <w:rPr>
          <w:rFonts w:ascii="휴먼명조" w:eastAsia="휴먼명조" w:cs="휴먼명조" w:hint="eastAsia"/>
          <w:sz w:val="24"/>
          <w:szCs w:val="24"/>
          <w:lang w:eastAsia="ko-KR"/>
        </w:rPr>
        <w:t xml:space="preserve">앞서 언급한 레거시 OOP 아키텍처의 한계를 극복하기 위해 </w:t>
      </w:r>
      <w:r w:rsidR="00D80659">
        <w:rPr>
          <w:rFonts w:ascii="휴먼명조" w:eastAsia="휴먼명조" w:cs="휴먼명조" w:hint="eastAsia"/>
          <w:sz w:val="24"/>
          <w:szCs w:val="24"/>
          <w:lang w:eastAsia="ko-KR"/>
        </w:rPr>
        <w:t>DirectX12와 Vulkan이 발표되었습니다</w:t>
      </w:r>
      <w:r w:rsidRPr="00B30894">
        <w:rPr>
          <w:rFonts w:ascii="휴먼명조" w:eastAsia="휴먼명조" w:cs="휴먼명조" w:hint="eastAsia"/>
          <w:sz w:val="24"/>
          <w:szCs w:val="24"/>
          <w:lang w:eastAsia="ko-KR"/>
        </w:rPr>
        <w:t>. 이 차세대 API들의 설계 목적은 드라이버가 암시적으로 처리하던 상태 전이를 배제하고, 메모리와 파이프라인 통제권을 프로그래머에게 1차원적으로 넘겨주는 것입니다.</w:t>
      </w:r>
    </w:p>
    <w:p w14:paraId="6A4E9459" w14:textId="1F6768FF" w:rsidR="00E1643C" w:rsidRDefault="00777A16" w:rsidP="004D75D1">
      <w:pPr>
        <w:pStyle w:val="a9"/>
        <w:tabs>
          <w:tab w:val="right" w:leader="middleDot" w:pos="9290"/>
        </w:tabs>
        <w:wordWrap/>
        <w:spacing w:line="360" w:lineRule="auto"/>
        <w:ind w:firstLineChars="100" w:firstLine="240"/>
        <w:jc w:val="left"/>
        <w:rPr>
          <w:rFonts w:ascii="휴먼명조" w:eastAsia="휴먼명조" w:cs="휴먼명조"/>
          <w:sz w:val="24"/>
          <w:szCs w:val="24"/>
          <w:lang w:eastAsia="ko-KR"/>
        </w:rPr>
      </w:pPr>
      <w:r>
        <w:rPr>
          <w:rFonts w:ascii="휴먼명조" w:eastAsia="휴먼명조" w:cs="휴먼명조" w:hint="eastAsia"/>
          <w:sz w:val="24"/>
          <w:szCs w:val="24"/>
          <w:lang w:eastAsia="ko-KR"/>
        </w:rPr>
        <w:t>또한</w:t>
      </w:r>
      <w:r w:rsidR="00B30894" w:rsidRPr="00B30894">
        <w:rPr>
          <w:rFonts w:ascii="휴먼명조" w:eastAsia="휴먼명조" w:cs="휴먼명조" w:hint="eastAsia"/>
          <w:sz w:val="24"/>
          <w:szCs w:val="24"/>
          <w:lang w:eastAsia="ko-KR"/>
        </w:rPr>
        <w:t xml:space="preserve"> 다음 세 가지 철학을 프로그래머에게 요구합니다.</w:t>
      </w:r>
    </w:p>
    <w:p w14:paraId="082C3E80" w14:textId="37E16213" w:rsidR="008C0F29" w:rsidRPr="008C0F29" w:rsidRDefault="008C0F29" w:rsidP="004D75D1">
      <w:pPr>
        <w:pStyle w:val="a9"/>
        <w:tabs>
          <w:tab w:val="right" w:leader="middleDot" w:pos="9290"/>
        </w:tabs>
        <w:wordWrap/>
        <w:spacing w:line="360" w:lineRule="auto"/>
        <w:jc w:val="left"/>
        <w:rPr>
          <w:rFonts w:ascii="휴먼명조" w:eastAsia="휴먼명조" w:cs="휴먼명조"/>
          <w:sz w:val="24"/>
          <w:szCs w:val="24"/>
          <w:lang w:eastAsia="ko-KR"/>
        </w:rPr>
      </w:pPr>
    </w:p>
    <w:tbl>
      <w:tblPr>
        <w:tblStyle w:val="af9"/>
        <w:tblW w:w="0" w:type="auto"/>
        <w:tblInd w:w="9" w:type="dxa"/>
        <w:tblLook w:val="04A0" w:firstRow="1" w:lastRow="0" w:firstColumn="1" w:lastColumn="0" w:noHBand="0" w:noVBand="1"/>
      </w:tblPr>
      <w:tblGrid>
        <w:gridCol w:w="2793"/>
        <w:gridCol w:w="3674"/>
        <w:gridCol w:w="3377"/>
      </w:tblGrid>
      <w:tr w:rsidR="00351406" w:rsidRPr="00EA6AD1" w14:paraId="0D2C93D2" w14:textId="63EB46E3" w:rsidTr="008458A5">
        <w:tc>
          <w:tcPr>
            <w:tcW w:w="2793"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14A4E182" w14:textId="605806B9" w:rsidR="00351406" w:rsidRPr="00157CCC" w:rsidRDefault="00351406" w:rsidP="004D75D1">
            <w:pPr>
              <w:pStyle w:val="a9"/>
              <w:tabs>
                <w:tab w:val="right" w:leader="middleDot" w:pos="9290"/>
              </w:tabs>
              <w:wordWrap/>
              <w:spacing w:line="360" w:lineRule="auto"/>
              <w:jc w:val="left"/>
              <w:rPr>
                <w:rFonts w:ascii="휴먼명조" w:eastAsia="휴먼명조" w:cs="휴먼명조"/>
                <w:b/>
                <w:bCs/>
                <w:lang w:eastAsia="ko-KR"/>
              </w:rPr>
            </w:pPr>
            <w:r w:rsidRPr="00157CCC">
              <w:rPr>
                <w:rFonts w:ascii="휴먼명조" w:eastAsia="휴먼명조" w:cs="휴먼명조" w:hint="eastAsia"/>
                <w:b/>
                <w:bCs/>
                <w:lang w:eastAsia="ko-KR"/>
              </w:rPr>
              <w:t>설계 철학</w:t>
            </w:r>
          </w:p>
        </w:tc>
        <w:tc>
          <w:tcPr>
            <w:tcW w:w="3674"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146BF898" w14:textId="2AA7730F" w:rsidR="00351406" w:rsidRPr="00157CCC" w:rsidRDefault="00226001" w:rsidP="004D75D1">
            <w:pPr>
              <w:pStyle w:val="a9"/>
              <w:tabs>
                <w:tab w:val="right" w:leader="middleDot" w:pos="9290"/>
              </w:tabs>
              <w:wordWrap/>
              <w:spacing w:line="360" w:lineRule="auto"/>
              <w:jc w:val="left"/>
              <w:rPr>
                <w:rFonts w:ascii="휴먼명조" w:eastAsia="휴먼명조" w:cs="휴먼명조"/>
                <w:b/>
                <w:bCs/>
                <w:lang w:eastAsia="ko-KR"/>
              </w:rPr>
            </w:pPr>
            <w:r w:rsidRPr="00157CCC">
              <w:rPr>
                <w:rFonts w:ascii="휴먼명조" w:eastAsia="휴먼명조" w:cs="휴먼명조" w:hint="eastAsia"/>
                <w:b/>
                <w:bCs/>
                <w:lang w:eastAsia="ko-KR"/>
              </w:rPr>
              <w:t>핵심 메커니즘</w:t>
            </w:r>
          </w:p>
        </w:tc>
        <w:tc>
          <w:tcPr>
            <w:tcW w:w="3377"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540B628F" w14:textId="489D542E" w:rsidR="00351406" w:rsidRPr="00157CCC" w:rsidRDefault="009E18FD" w:rsidP="004D75D1">
            <w:pPr>
              <w:pStyle w:val="a9"/>
              <w:tabs>
                <w:tab w:val="right" w:leader="middleDot" w:pos="9290"/>
              </w:tabs>
              <w:wordWrap/>
              <w:spacing w:line="360" w:lineRule="auto"/>
              <w:jc w:val="left"/>
              <w:rPr>
                <w:rFonts w:ascii="휴먼명조" w:eastAsia="휴먼명조" w:cs="휴먼명조"/>
                <w:b/>
                <w:bCs/>
                <w:lang w:eastAsia="ko-KR"/>
              </w:rPr>
            </w:pPr>
            <w:r w:rsidRPr="00157CCC">
              <w:rPr>
                <w:rFonts w:ascii="휴먼명조" w:eastAsia="휴먼명조" w:cs="휴먼명조" w:hint="eastAsia"/>
                <w:b/>
                <w:bCs/>
                <w:lang w:eastAsia="ko-KR"/>
              </w:rPr>
              <w:t>기대 효과</w:t>
            </w:r>
          </w:p>
        </w:tc>
      </w:tr>
      <w:tr w:rsidR="00351406" w:rsidRPr="00EA6AD1" w14:paraId="24A29744" w14:textId="53D0D799" w:rsidTr="008458A5">
        <w:tc>
          <w:tcPr>
            <w:tcW w:w="2793" w:type="dxa"/>
          </w:tcPr>
          <w:p w14:paraId="2A915E99" w14:textId="311745C7" w:rsidR="00351406" w:rsidRPr="00EF53C8" w:rsidRDefault="00351406" w:rsidP="004D75D1">
            <w:pPr>
              <w:pStyle w:val="a9"/>
              <w:tabs>
                <w:tab w:val="right" w:leader="middleDot" w:pos="9290"/>
              </w:tabs>
              <w:wordWrap/>
              <w:spacing w:line="360" w:lineRule="auto"/>
              <w:jc w:val="left"/>
              <w:rPr>
                <w:rFonts w:ascii="휴먼명조" w:eastAsia="휴먼명조" w:cs="휴먼명조"/>
                <w:lang w:eastAsia="ko-KR"/>
              </w:rPr>
            </w:pPr>
            <w:r w:rsidRPr="00EF53C8">
              <w:rPr>
                <w:rFonts w:ascii="휴먼명조" w:eastAsia="휴먼명조" w:cs="휴먼명조" w:hint="eastAsia"/>
                <w:lang w:eastAsia="ko-KR"/>
              </w:rPr>
              <w:t>상태 객체의 불변화</w:t>
            </w:r>
          </w:p>
        </w:tc>
        <w:tc>
          <w:tcPr>
            <w:tcW w:w="3674" w:type="dxa"/>
          </w:tcPr>
          <w:p w14:paraId="25E6DC6A" w14:textId="78CB3D26" w:rsidR="00733AD0" w:rsidRPr="00A31F38" w:rsidRDefault="004F35C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Pipeline State Object 베이킹(Baking)</w:t>
            </w:r>
          </w:p>
        </w:tc>
        <w:tc>
          <w:tcPr>
            <w:tcW w:w="3377" w:type="dxa"/>
          </w:tcPr>
          <w:p w14:paraId="3F6EA748" w14:textId="77777777" w:rsidR="00351406" w:rsidRDefault="007E10D1"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런타임 유효성 검사 비용 및</w:t>
            </w:r>
          </w:p>
          <w:p w14:paraId="0DEBE5A5" w14:textId="70BF32FD" w:rsidR="007E10D1" w:rsidRPr="00A31F38" w:rsidRDefault="007E10D1"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파이프라인 스톨(Stall) 제거</w:t>
            </w:r>
          </w:p>
        </w:tc>
      </w:tr>
      <w:tr w:rsidR="00351406" w14:paraId="1E439F1C" w14:textId="2DD5B559" w:rsidTr="008458A5">
        <w:tc>
          <w:tcPr>
            <w:tcW w:w="2793" w:type="dxa"/>
          </w:tcPr>
          <w:p w14:paraId="0C91CD7E" w14:textId="40F6AFC2" w:rsidR="00351406" w:rsidRPr="00EF53C8" w:rsidRDefault="00351406" w:rsidP="004D75D1">
            <w:pPr>
              <w:pStyle w:val="a9"/>
              <w:tabs>
                <w:tab w:val="right" w:leader="middleDot" w:pos="9290"/>
              </w:tabs>
              <w:wordWrap/>
              <w:spacing w:line="360" w:lineRule="auto"/>
              <w:jc w:val="left"/>
              <w:rPr>
                <w:rFonts w:ascii="휴먼명조" w:eastAsia="휴먼명조" w:cs="휴먼명조"/>
                <w:lang w:eastAsia="ko-KR"/>
              </w:rPr>
            </w:pPr>
            <w:r w:rsidRPr="00EF53C8">
              <w:rPr>
                <w:rFonts w:ascii="휴먼명조" w:eastAsia="휴먼명조" w:cs="휴먼명조" w:hint="eastAsia"/>
                <w:lang w:eastAsia="ko-KR"/>
              </w:rPr>
              <w:t>명시적 메모리 배열화</w:t>
            </w:r>
          </w:p>
        </w:tc>
        <w:tc>
          <w:tcPr>
            <w:tcW w:w="3674" w:type="dxa"/>
          </w:tcPr>
          <w:p w14:paraId="508520AE" w14:textId="34F96961" w:rsidR="00407FEA" w:rsidRPr="00361821" w:rsidRDefault="00351406" w:rsidP="004D75D1">
            <w:pPr>
              <w:pStyle w:val="a9"/>
              <w:tabs>
                <w:tab w:val="right" w:leader="middleDot" w:pos="9290"/>
              </w:tabs>
              <w:wordWrap/>
              <w:spacing w:line="360" w:lineRule="auto"/>
              <w:jc w:val="left"/>
              <w:rPr>
                <w:rFonts w:ascii="휴먼명조" w:eastAsia="휴먼명조" w:cs="휴먼명조"/>
                <w:lang w:eastAsia="ko-KR"/>
              </w:rPr>
            </w:pPr>
            <w:r w:rsidRPr="00A31F38">
              <w:rPr>
                <w:rFonts w:ascii="휴먼명조" w:eastAsia="휴먼명조" w:cs="휴먼명조"/>
                <w:lang w:eastAsia="ko-KR"/>
              </w:rPr>
              <w:t>모든 리소스 뷰</w:t>
            </w:r>
            <w:r w:rsidR="009138B6">
              <w:rPr>
                <w:rFonts w:ascii="휴먼명조" w:eastAsia="휴먼명조" w:cs="휴먼명조" w:hint="eastAsia"/>
                <w:lang w:eastAsia="ko-KR"/>
              </w:rPr>
              <w:t>의</w:t>
            </w:r>
            <w:r w:rsidRPr="00A31F38">
              <w:rPr>
                <w:rFonts w:ascii="휴먼명조" w:eastAsia="휴먼명조" w:cs="휴먼명조"/>
                <w:lang w:eastAsia="ko-KR"/>
              </w:rPr>
              <w:t xml:space="preserve"> 1차원 연속 배</w:t>
            </w:r>
            <w:r w:rsidR="009138B6">
              <w:rPr>
                <w:rFonts w:ascii="휴먼명조" w:eastAsia="휴먼명조" w:cs="휴먼명조" w:hint="eastAsia"/>
                <w:lang w:eastAsia="ko-KR"/>
              </w:rPr>
              <w:t>열화</w:t>
            </w:r>
          </w:p>
        </w:tc>
        <w:tc>
          <w:tcPr>
            <w:tcW w:w="3377" w:type="dxa"/>
          </w:tcPr>
          <w:p w14:paraId="7A9AD8F7" w14:textId="251FCC58" w:rsidR="00F21F04" w:rsidRPr="00A31F38" w:rsidRDefault="00F21F04"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포인터 체이싱(Pointer Chasing)</w:t>
            </w:r>
            <w:r w:rsidR="00D3656E">
              <w:rPr>
                <w:rFonts w:ascii="휴먼명조" w:eastAsia="휴먼명조" w:cs="휴먼명조" w:hint="eastAsia"/>
                <w:lang w:eastAsia="ko-KR"/>
              </w:rPr>
              <w:t xml:space="preserve"> 폐기</w:t>
            </w:r>
            <w:r w:rsidR="00DB7B4C">
              <w:rPr>
                <w:rFonts w:ascii="휴먼명조" w:eastAsia="휴먼명조" w:cs="휴먼명조" w:hint="eastAsia"/>
                <w:lang w:eastAsia="ko-KR"/>
              </w:rPr>
              <w:t xml:space="preserve"> 및 데이터 지역성 확보</w:t>
            </w:r>
          </w:p>
        </w:tc>
      </w:tr>
      <w:tr w:rsidR="00351406" w:rsidRPr="007A3C44" w14:paraId="2C3FA5B9" w14:textId="2182806E" w:rsidTr="008458A5">
        <w:tc>
          <w:tcPr>
            <w:tcW w:w="2793" w:type="dxa"/>
          </w:tcPr>
          <w:p w14:paraId="233BBE3B" w14:textId="00DFDC08" w:rsidR="00351406" w:rsidRPr="00EF53C8" w:rsidRDefault="00351406" w:rsidP="004D75D1">
            <w:pPr>
              <w:pStyle w:val="a9"/>
              <w:tabs>
                <w:tab w:val="right" w:leader="middleDot" w:pos="9290"/>
              </w:tabs>
              <w:wordWrap/>
              <w:spacing w:line="360" w:lineRule="auto"/>
              <w:jc w:val="left"/>
              <w:rPr>
                <w:rFonts w:ascii="휴먼명조" w:eastAsia="휴먼명조" w:cs="휴먼명조"/>
                <w:lang w:eastAsia="ko-KR"/>
              </w:rPr>
            </w:pPr>
            <w:r w:rsidRPr="00EF53C8">
              <w:rPr>
                <w:rFonts w:ascii="휴먼명조" w:eastAsia="휴먼명조" w:cs="휴먼명조" w:hint="eastAsia"/>
                <w:lang w:eastAsia="ko-KR"/>
              </w:rPr>
              <w:t>Lock-Free 멀티 스레딩</w:t>
            </w:r>
          </w:p>
        </w:tc>
        <w:tc>
          <w:tcPr>
            <w:tcW w:w="3674" w:type="dxa"/>
          </w:tcPr>
          <w:p w14:paraId="45FD94BB" w14:textId="70D4AF66" w:rsidR="00351406" w:rsidRPr="00A31F38" w:rsidRDefault="00351406" w:rsidP="004D75D1">
            <w:pPr>
              <w:pStyle w:val="a9"/>
              <w:tabs>
                <w:tab w:val="right" w:leader="middleDot" w:pos="9290"/>
              </w:tabs>
              <w:wordWrap/>
              <w:spacing w:line="360" w:lineRule="auto"/>
              <w:jc w:val="left"/>
              <w:rPr>
                <w:rFonts w:ascii="휴먼명조" w:eastAsia="휴먼명조" w:cs="휴먼명조"/>
                <w:lang w:eastAsia="ko-KR"/>
              </w:rPr>
            </w:pPr>
            <w:r w:rsidRPr="00A31F38">
              <w:rPr>
                <w:rFonts w:ascii="휴먼명조" w:eastAsia="휴먼명조" w:cs="휴먼명조" w:hint="eastAsia"/>
                <w:lang w:eastAsia="ko-KR"/>
              </w:rPr>
              <w:t xml:space="preserve">워커 스레드별로 독립적인 </w:t>
            </w:r>
            <w:r w:rsidR="000101DF">
              <w:rPr>
                <w:rFonts w:ascii="휴먼명조" w:eastAsia="휴먼명조" w:cs="휴먼명조" w:hint="eastAsia"/>
                <w:lang w:eastAsia="ko-KR"/>
              </w:rPr>
              <w:t xml:space="preserve">커맨드, </w:t>
            </w:r>
            <w:r w:rsidRPr="00A31F38">
              <w:rPr>
                <w:rFonts w:ascii="휴먼명조" w:eastAsia="휴먼명조" w:cs="휴먼명조" w:hint="eastAsia"/>
                <w:lang w:eastAsia="ko-KR"/>
              </w:rPr>
              <w:t>메모리 할당</w:t>
            </w:r>
          </w:p>
        </w:tc>
        <w:tc>
          <w:tcPr>
            <w:tcW w:w="3377" w:type="dxa"/>
          </w:tcPr>
          <w:p w14:paraId="2685C9D0" w14:textId="7622C51E" w:rsidR="00351406" w:rsidRPr="00A31F38" w:rsidRDefault="008458A5"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xml:space="preserve">병렬 </w:t>
            </w:r>
            <w:r w:rsidR="00454CA6">
              <w:rPr>
                <w:rFonts w:ascii="휴먼명조" w:eastAsia="휴먼명조" w:cs="휴먼명조" w:hint="eastAsia"/>
                <w:lang w:eastAsia="ko-KR"/>
              </w:rPr>
              <w:t xml:space="preserve">기록 시 전역 </w:t>
            </w:r>
            <w:r>
              <w:rPr>
                <w:rFonts w:ascii="휴먼명조" w:eastAsia="휴먼명조" w:cs="휴먼명조" w:hint="eastAsia"/>
                <w:lang w:eastAsia="ko-KR"/>
              </w:rPr>
              <w:t>Mutex</w:t>
            </w:r>
            <w:r w:rsidR="00454CA6">
              <w:rPr>
                <w:rFonts w:ascii="휴먼명조" w:eastAsia="휴먼명조" w:cs="휴먼명조" w:hint="eastAsia"/>
                <w:lang w:eastAsia="ko-KR"/>
              </w:rPr>
              <w:t xml:space="preserve"> Lock</w:t>
            </w:r>
            <w:r>
              <w:rPr>
                <w:rFonts w:ascii="휴먼명조" w:eastAsia="휴먼명조" w:cs="휴먼명조" w:hint="eastAsia"/>
                <w:lang w:eastAsia="ko-KR"/>
              </w:rPr>
              <w:t xml:space="preserve"> 차단</w:t>
            </w:r>
          </w:p>
        </w:tc>
      </w:tr>
    </w:tbl>
    <w:p w14:paraId="6D3FF91F" w14:textId="77777777" w:rsidR="00FC0155" w:rsidRDefault="00FC0155" w:rsidP="004D75D1">
      <w:pPr>
        <w:pStyle w:val="a9"/>
        <w:tabs>
          <w:tab w:val="right" w:leader="middleDot" w:pos="9290"/>
        </w:tabs>
        <w:spacing w:line="360" w:lineRule="auto"/>
        <w:jc w:val="left"/>
        <w:rPr>
          <w:rFonts w:ascii="휴먼명조" w:eastAsia="휴먼명조" w:cs="휴먼명조"/>
          <w:sz w:val="24"/>
          <w:szCs w:val="24"/>
          <w:lang w:eastAsia="ko-KR"/>
        </w:rPr>
      </w:pPr>
    </w:p>
    <w:p w14:paraId="01A22FDE" w14:textId="77777777" w:rsidR="00EF53C8" w:rsidRDefault="00B30894" w:rsidP="004D75D1">
      <w:pPr>
        <w:pStyle w:val="a9"/>
        <w:tabs>
          <w:tab w:val="right" w:leader="middleDot" w:pos="9290"/>
        </w:tabs>
        <w:spacing w:line="360" w:lineRule="auto"/>
        <w:ind w:firstLineChars="100" w:firstLine="240"/>
        <w:jc w:val="left"/>
        <w:rPr>
          <w:rFonts w:ascii="휴먼명조" w:eastAsia="휴먼명조" w:cs="휴먼명조"/>
          <w:sz w:val="24"/>
          <w:szCs w:val="24"/>
          <w:lang w:eastAsia="ko-KR"/>
        </w:rPr>
      </w:pPr>
      <w:r w:rsidRPr="00B30894">
        <w:rPr>
          <w:rFonts w:ascii="휴먼명조" w:eastAsia="휴먼명조" w:cs="휴먼명조" w:hint="eastAsia"/>
          <w:sz w:val="24"/>
          <w:szCs w:val="24"/>
          <w:lang w:eastAsia="ko-KR"/>
        </w:rPr>
        <w:t>그러나 현재 오픈소스 진영의 대다수 프레임워크들은 이 명시적 API들 위에 여전히 구형 OpenGL 스타일의 범용 객체 지향 래퍼(Wrapper)를 덮어씌워 운용하고 있으며, 이는 API가 본래 의도한 멀티코어 캐시 친화적 이점을 스스로 훼손하는 구조입니다.</w:t>
      </w:r>
    </w:p>
    <w:p w14:paraId="6891817D" w14:textId="6AD2FADD" w:rsidR="00743682" w:rsidRDefault="00EF53C8" w:rsidP="004D75D1">
      <w:pPr>
        <w:pStyle w:val="a9"/>
        <w:tabs>
          <w:tab w:val="right" w:leader="middleDot" w:pos="9290"/>
        </w:tabs>
        <w:spacing w:line="360" w:lineRule="auto"/>
        <w:ind w:firstLineChars="100" w:firstLine="240"/>
        <w:jc w:val="left"/>
        <w:rPr>
          <w:rFonts w:ascii="휴먼명조" w:eastAsia="휴먼명조" w:cs="휴먼명조"/>
          <w:sz w:val="24"/>
          <w:szCs w:val="24"/>
          <w:lang w:eastAsia="ko-KR"/>
        </w:rPr>
      </w:pPr>
      <w:r>
        <w:rPr>
          <w:rFonts w:ascii="휴먼명조" w:eastAsia="휴먼명조" w:cs="휴먼명조" w:hint="eastAsia"/>
          <w:sz w:val="24"/>
          <w:szCs w:val="24"/>
          <w:lang w:eastAsia="ko-KR"/>
        </w:rPr>
        <w:t xml:space="preserve">결론은 </w:t>
      </w:r>
      <w:r w:rsidR="0020258F">
        <w:rPr>
          <w:rFonts w:ascii="휴먼명조" w:eastAsia="휴먼명조" w:cs="휴먼명조" w:hint="eastAsia"/>
          <w:sz w:val="24"/>
          <w:szCs w:val="24"/>
          <w:lang w:eastAsia="ko-KR"/>
        </w:rPr>
        <w:t>명시적 API를 제대로 활용하기 위</w:t>
      </w:r>
      <w:r w:rsidR="003A687F">
        <w:rPr>
          <w:rFonts w:ascii="휴먼명조" w:eastAsia="휴먼명조" w:cs="휴먼명조" w:hint="eastAsia"/>
          <w:sz w:val="24"/>
          <w:szCs w:val="24"/>
          <w:lang w:eastAsia="ko-KR"/>
        </w:rPr>
        <w:t xml:space="preserve">해서 </w:t>
      </w:r>
      <w:r w:rsidR="002F6260">
        <w:rPr>
          <w:rFonts w:ascii="휴먼명조" w:eastAsia="휴먼명조" w:cs="휴먼명조" w:hint="eastAsia"/>
          <w:sz w:val="24"/>
          <w:szCs w:val="24"/>
          <w:lang w:eastAsia="ko-KR"/>
        </w:rPr>
        <w:t>하드웨어 캐시 구조에 맞춘 데이터 지향 설계 맞춤 프레임워크가 필요합니다.</w:t>
      </w:r>
    </w:p>
    <w:p w14:paraId="332DB926" w14:textId="762EEE61" w:rsidR="00905AD4" w:rsidRPr="00B30894" w:rsidRDefault="00905AD4" w:rsidP="003A687F">
      <w:pPr>
        <w:pStyle w:val="a9"/>
        <w:tabs>
          <w:tab w:val="right" w:leader="middleDot" w:pos="9290"/>
        </w:tabs>
        <w:spacing w:line="360" w:lineRule="auto"/>
        <w:rPr>
          <w:rFonts w:ascii="휴먼명조" w:eastAsia="휴먼명조" w:cs="휴먼명조"/>
          <w:sz w:val="24"/>
          <w:szCs w:val="24"/>
          <w:lang w:eastAsia="ko-KR"/>
        </w:rPr>
      </w:pPr>
    </w:p>
    <w:p w14:paraId="324A2A9D" w14:textId="108A8447" w:rsidR="004619B1" w:rsidRDefault="004619B1" w:rsidP="003A687F">
      <w:pPr>
        <w:widowControl/>
        <w:wordWrap/>
        <w:autoSpaceDE/>
        <w:autoSpaceDN/>
        <w:jc w:val="both"/>
        <w:rPr>
          <w:rFonts w:ascii="휴먼명조" w:eastAsia="휴먼명조" w:hAnsi="Arial Unicode MS" w:cs="휴먼명조"/>
          <w:color w:val="000000"/>
          <w:sz w:val="24"/>
          <w:szCs w:val="24"/>
          <w:lang w:eastAsia="ko-KR"/>
        </w:rPr>
      </w:pPr>
      <w:r>
        <w:rPr>
          <w:rFonts w:ascii="휴먼명조" w:eastAsia="휴먼명조" w:cs="휴먼명조" w:hint="eastAsia"/>
          <w:sz w:val="24"/>
          <w:szCs w:val="24"/>
          <w:lang w:eastAsia="ko-KR"/>
        </w:rPr>
        <w:br w:type="page"/>
      </w:r>
    </w:p>
    <w:p w14:paraId="619EF10B" w14:textId="0DE9CA3E" w:rsidR="005B4B77" w:rsidRDefault="00A51148" w:rsidP="002B6C5D">
      <w:pPr>
        <w:pStyle w:val="a9"/>
        <w:tabs>
          <w:tab w:val="right" w:leader="middleDot" w:pos="9290"/>
        </w:tabs>
        <w:wordWrap/>
        <w:spacing w:line="360" w:lineRule="auto"/>
        <w:ind w:left="418" w:hanging="418"/>
        <w:jc w:val="left"/>
        <w:rPr>
          <w:rFonts w:ascii="휴먼명조" w:eastAsia="휴먼명조" w:cs="휴먼명조"/>
          <w:b/>
          <w:bCs/>
          <w:sz w:val="24"/>
          <w:szCs w:val="24"/>
          <w:lang w:eastAsia="ko-KR"/>
        </w:rPr>
      </w:pPr>
      <w:r w:rsidRPr="0052308B">
        <w:rPr>
          <w:rFonts w:ascii="휴먼명조" w:eastAsia="휴먼명조" w:cs="휴먼명조" w:hint="eastAsia"/>
          <w:b/>
          <w:bCs/>
          <w:sz w:val="24"/>
          <w:szCs w:val="24"/>
          <w:lang w:eastAsia="ko-KR"/>
        </w:rPr>
        <w:lastRenderedPageBreak/>
        <w:t xml:space="preserve"> </w:t>
      </w:r>
      <w:r w:rsidRPr="0052308B">
        <w:rPr>
          <w:rFonts w:ascii="휴먼명조" w:eastAsia="휴먼명조" w:cs="HCI Poppy" w:hint="eastAsia"/>
          <w:b/>
          <w:bCs/>
          <w:sz w:val="24"/>
          <w:szCs w:val="24"/>
          <w:lang w:eastAsia="ko-KR"/>
        </w:rPr>
        <w:t xml:space="preserve">2. </w:t>
      </w:r>
      <w:r w:rsidRPr="0052308B">
        <w:rPr>
          <w:rFonts w:ascii="휴먼명조" w:eastAsia="휴먼명조" w:cs="휴먼명조" w:hint="eastAsia"/>
          <w:b/>
          <w:bCs/>
          <w:sz w:val="24"/>
          <w:szCs w:val="24"/>
          <w:lang w:eastAsia="ko-KR"/>
        </w:rPr>
        <w:t>개발 내용</w:t>
      </w:r>
    </w:p>
    <w:p w14:paraId="670CE832" w14:textId="66CB065B" w:rsidR="00A61189" w:rsidRDefault="00A61189" w:rsidP="009F4042">
      <w:pPr>
        <w:pStyle w:val="a9"/>
        <w:tabs>
          <w:tab w:val="right" w:leader="middleDot" w:pos="9290"/>
        </w:tabs>
        <w:spacing w:line="360" w:lineRule="auto"/>
        <w:jc w:val="left"/>
        <w:rPr>
          <w:rFonts w:ascii="휴먼명조" w:eastAsia="휴먼명조" w:cs="휴먼명조"/>
          <w:sz w:val="24"/>
          <w:szCs w:val="24"/>
          <w:lang w:eastAsia="ko-KR"/>
        </w:rPr>
      </w:pPr>
    </w:p>
    <w:p w14:paraId="7F271744" w14:textId="4E62F9F7" w:rsidR="006F4583" w:rsidRPr="00381B70" w:rsidRDefault="002A5204" w:rsidP="009F4042">
      <w:pPr>
        <w:pStyle w:val="a9"/>
        <w:tabs>
          <w:tab w:val="right" w:leader="middleDot" w:pos="9290"/>
        </w:tabs>
        <w:spacing w:line="360" w:lineRule="auto"/>
        <w:jc w:val="left"/>
        <w:rPr>
          <w:rFonts w:ascii="휴먼명조" w:eastAsia="휴먼명조" w:cs="휴먼명조"/>
          <w:b/>
          <w:bCs/>
          <w:sz w:val="24"/>
          <w:szCs w:val="24"/>
          <w:lang w:eastAsia="ko-KR"/>
        </w:rPr>
      </w:pPr>
      <w:r w:rsidRPr="00F02AF5">
        <w:rPr>
          <w:rFonts w:ascii="휴먼명조" w:eastAsia="휴먼명조" w:cs="휴먼명조" w:hint="eastAsia"/>
          <w:b/>
          <w:bCs/>
          <w:sz w:val="24"/>
          <w:szCs w:val="24"/>
          <w:lang w:eastAsia="ko-KR"/>
        </w:rPr>
        <w:t>1)</w:t>
      </w:r>
      <w:r w:rsidR="00AA2B27" w:rsidRPr="00F02AF5">
        <w:rPr>
          <w:rFonts w:ascii="휴먼명조" w:eastAsia="휴먼명조" w:cs="휴먼명조"/>
          <w:b/>
          <w:bCs/>
          <w:sz w:val="24"/>
          <w:szCs w:val="24"/>
          <w:lang w:eastAsia="ko-KR"/>
        </w:rPr>
        <w:t xml:space="preserve"> 시스템 아키텍처 구성도</w:t>
      </w:r>
    </w:p>
    <w:p w14:paraId="2C4C7510" w14:textId="77777777" w:rsidR="007351CE" w:rsidRPr="007351CE" w:rsidRDefault="007351CE" w:rsidP="009F4042">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7351CE">
        <w:rPr>
          <w:rFonts w:ascii="휴먼명조" w:eastAsia="휴먼명조" w:cs="휴먼명조"/>
          <w:b/>
          <w:bCs/>
          <w:sz w:val="24"/>
          <w:szCs w:val="24"/>
          <w:lang w:eastAsia="ko-KR"/>
        </w:rPr>
        <w:t>Layer 1: Foundation (기반 시스템 - 최하단)</w:t>
      </w:r>
    </w:p>
    <w:p w14:paraId="0C33A934" w14:textId="2FF02FC3" w:rsidR="007351CE" w:rsidRPr="007351CE" w:rsidRDefault="007351CE" w:rsidP="009F4042">
      <w:pPr>
        <w:pStyle w:val="a9"/>
        <w:numPr>
          <w:ilvl w:val="0"/>
          <w:numId w:val="13"/>
        </w:numPr>
        <w:tabs>
          <w:tab w:val="right" w:leader="middleDot" w:pos="9290"/>
        </w:tabs>
        <w:spacing w:line="360" w:lineRule="auto"/>
        <w:jc w:val="left"/>
        <w:rPr>
          <w:rFonts w:ascii="휴먼명조" w:eastAsia="휴먼명조" w:cs="휴먼명조"/>
          <w:sz w:val="24"/>
          <w:szCs w:val="24"/>
          <w:lang w:eastAsia="ko-KR"/>
        </w:rPr>
      </w:pPr>
      <w:r w:rsidRPr="007351CE">
        <w:rPr>
          <w:rFonts w:ascii="휴먼명조" w:eastAsia="휴먼명조" w:cs="휴먼명조"/>
          <w:b/>
          <w:bCs/>
          <w:sz w:val="24"/>
          <w:szCs w:val="24"/>
          <w:lang w:eastAsia="ko-KR"/>
        </w:rPr>
        <w:t>Math Module</w:t>
      </w:r>
      <w:r w:rsidRPr="007351CE">
        <w:rPr>
          <w:rFonts w:ascii="휴먼명조" w:eastAsia="휴먼명조" w:cs="휴먼명조"/>
          <w:sz w:val="24"/>
          <w:szCs w:val="24"/>
          <w:lang w:eastAsia="ko-KR"/>
        </w:rPr>
        <w:t xml:space="preserve">: 순수 C 구조체 기반. SIMD(SSE/AVX) 내장. 의존성 </w:t>
      </w:r>
      <w:r w:rsidR="008C0F29">
        <w:rPr>
          <w:rFonts w:ascii="휴먼명조" w:eastAsia="휴먼명조" w:cs="휴먼명조" w:hint="eastAsia"/>
          <w:sz w:val="24"/>
          <w:szCs w:val="24"/>
          <w:lang w:eastAsia="ko-KR"/>
        </w:rPr>
        <w:t>0</w:t>
      </w:r>
    </w:p>
    <w:p w14:paraId="34EEE0D2" w14:textId="28601CE7" w:rsidR="007351CE" w:rsidRPr="007351CE" w:rsidRDefault="007351CE" w:rsidP="009F4042">
      <w:pPr>
        <w:pStyle w:val="a9"/>
        <w:numPr>
          <w:ilvl w:val="0"/>
          <w:numId w:val="13"/>
        </w:numPr>
        <w:tabs>
          <w:tab w:val="right" w:leader="middleDot" w:pos="9290"/>
        </w:tabs>
        <w:spacing w:line="360" w:lineRule="auto"/>
        <w:jc w:val="left"/>
        <w:rPr>
          <w:rFonts w:ascii="휴먼명조" w:eastAsia="휴먼명조" w:cs="휴먼명조"/>
          <w:sz w:val="24"/>
          <w:szCs w:val="24"/>
          <w:lang w:eastAsia="ko-KR"/>
        </w:rPr>
      </w:pPr>
      <w:r w:rsidRPr="007351CE">
        <w:rPr>
          <w:rFonts w:ascii="휴먼명조" w:eastAsia="휴먼명조" w:cs="휴먼명조"/>
          <w:b/>
          <w:bCs/>
          <w:sz w:val="24"/>
          <w:szCs w:val="24"/>
          <w:lang w:eastAsia="ko-KR"/>
        </w:rPr>
        <w:t>Platform Module</w:t>
      </w:r>
      <w:r w:rsidRPr="007351CE">
        <w:rPr>
          <w:rFonts w:ascii="휴먼명조" w:eastAsia="휴먼명조" w:cs="휴먼명조"/>
          <w:sz w:val="24"/>
          <w:szCs w:val="24"/>
          <w:lang w:eastAsia="ko-KR"/>
        </w:rPr>
        <w:t xml:space="preserve">: OS </w:t>
      </w:r>
      <w:r w:rsidR="00100322">
        <w:rPr>
          <w:rFonts w:ascii="휴먼명조" w:eastAsia="휴먼명조" w:cs="휴먼명조" w:hint="eastAsia"/>
          <w:sz w:val="24"/>
          <w:szCs w:val="24"/>
          <w:lang w:eastAsia="ko-KR"/>
        </w:rPr>
        <w:t>이벤트 처리</w:t>
      </w:r>
      <w:r w:rsidRPr="007351CE">
        <w:rPr>
          <w:rFonts w:ascii="휴먼명조" w:eastAsia="휴먼명조" w:cs="휴먼명조"/>
          <w:sz w:val="24"/>
          <w:szCs w:val="24"/>
          <w:lang w:eastAsia="ko-KR"/>
        </w:rPr>
        <w:t>. Window 생성(HWND, XCB 등)</w:t>
      </w:r>
      <w:r w:rsidR="00800581">
        <w:rPr>
          <w:rFonts w:ascii="휴먼명조" w:eastAsia="휴먼명조" w:cs="휴먼명조" w:hint="eastAsia"/>
          <w:sz w:val="24"/>
          <w:szCs w:val="24"/>
          <w:lang w:eastAsia="ko-KR"/>
        </w:rPr>
        <w:t>.</w:t>
      </w:r>
    </w:p>
    <w:p w14:paraId="64E74A01" w14:textId="77777777" w:rsidR="00DB2572" w:rsidRDefault="00DB2572" w:rsidP="009F4042">
      <w:pPr>
        <w:pStyle w:val="a9"/>
        <w:tabs>
          <w:tab w:val="right" w:leader="middleDot" w:pos="9290"/>
        </w:tabs>
        <w:spacing w:line="360" w:lineRule="auto"/>
        <w:ind w:left="418" w:hanging="418"/>
        <w:jc w:val="left"/>
        <w:rPr>
          <w:rFonts w:ascii="휴먼명조" w:eastAsia="휴먼명조" w:cs="휴먼명조"/>
          <w:b/>
          <w:bCs/>
          <w:sz w:val="24"/>
          <w:szCs w:val="24"/>
          <w:lang w:eastAsia="ko-KR"/>
        </w:rPr>
      </w:pPr>
    </w:p>
    <w:p w14:paraId="6A2076E1" w14:textId="644E4B0F" w:rsidR="00521070" w:rsidRPr="00521070" w:rsidRDefault="00521070" w:rsidP="009F4042">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521070">
        <w:rPr>
          <w:rFonts w:ascii="휴먼명조" w:eastAsia="휴먼명조" w:cs="휴먼명조"/>
          <w:b/>
          <w:bCs/>
          <w:sz w:val="24"/>
          <w:szCs w:val="24"/>
          <w:lang w:eastAsia="ko-KR"/>
        </w:rPr>
        <w:t>Layer 2: RHI (Render Hardware Interface)</w:t>
      </w:r>
    </w:p>
    <w:p w14:paraId="3BAC75BA" w14:textId="6951B69D" w:rsidR="00521070" w:rsidRPr="00521070" w:rsidRDefault="00521070" w:rsidP="009F4042">
      <w:pPr>
        <w:pStyle w:val="a9"/>
        <w:numPr>
          <w:ilvl w:val="0"/>
          <w:numId w:val="14"/>
        </w:numPr>
        <w:tabs>
          <w:tab w:val="right" w:leader="middleDot" w:pos="9290"/>
        </w:tabs>
        <w:spacing w:line="360" w:lineRule="auto"/>
        <w:jc w:val="left"/>
        <w:rPr>
          <w:rFonts w:ascii="휴먼명조" w:eastAsia="휴먼명조" w:cs="휴먼명조"/>
          <w:sz w:val="24"/>
          <w:szCs w:val="24"/>
          <w:lang w:eastAsia="ko-KR"/>
        </w:rPr>
      </w:pPr>
      <w:r w:rsidRPr="00521070">
        <w:rPr>
          <w:rFonts w:ascii="휴먼명조" w:eastAsia="휴먼명조" w:cs="휴먼명조"/>
          <w:b/>
          <w:bCs/>
          <w:sz w:val="24"/>
          <w:szCs w:val="24"/>
          <w:lang w:eastAsia="ko-KR"/>
        </w:rPr>
        <w:t>IDevice (Central Node)</w:t>
      </w:r>
      <w:r w:rsidRPr="00521070">
        <w:rPr>
          <w:rFonts w:ascii="휴먼명조" w:eastAsia="휴먼명조" w:cs="휴먼명조"/>
          <w:sz w:val="24"/>
          <w:szCs w:val="24"/>
          <w:lang w:eastAsia="ko-KR"/>
        </w:rPr>
        <w:t>: 모듈의 코어.</w:t>
      </w:r>
      <w:r w:rsidR="00A3081A">
        <w:rPr>
          <w:rFonts w:ascii="휴먼명조" w:eastAsia="휴먼명조" w:cs="휴먼명조" w:hint="eastAsia"/>
          <w:sz w:val="24"/>
          <w:szCs w:val="24"/>
          <w:lang w:eastAsia="ko-KR"/>
        </w:rPr>
        <w:t xml:space="preserve"> </w:t>
      </w:r>
      <w:r w:rsidRPr="00521070">
        <w:rPr>
          <w:rFonts w:ascii="휴먼명조" w:eastAsia="휴먼명조" w:cs="휴먼명조"/>
          <w:sz w:val="24"/>
          <w:szCs w:val="24"/>
          <w:lang w:eastAsia="ko-KR"/>
        </w:rPr>
        <w:t>리소스 팩토리 역할.</w:t>
      </w:r>
    </w:p>
    <w:p w14:paraId="622D3FCD" w14:textId="77777777" w:rsidR="00521070" w:rsidRPr="00521070" w:rsidRDefault="00521070" w:rsidP="009F4042">
      <w:pPr>
        <w:pStyle w:val="a9"/>
        <w:numPr>
          <w:ilvl w:val="0"/>
          <w:numId w:val="14"/>
        </w:numPr>
        <w:tabs>
          <w:tab w:val="right" w:leader="middleDot" w:pos="9290"/>
        </w:tabs>
        <w:spacing w:line="360" w:lineRule="auto"/>
        <w:jc w:val="left"/>
        <w:rPr>
          <w:rFonts w:ascii="휴먼명조" w:eastAsia="휴먼명조" w:cs="휴먼명조"/>
          <w:sz w:val="24"/>
          <w:szCs w:val="24"/>
          <w:lang w:eastAsia="ko-KR"/>
        </w:rPr>
      </w:pPr>
      <w:r w:rsidRPr="00521070">
        <w:rPr>
          <w:rFonts w:ascii="휴먼명조" w:eastAsia="휴먼명조" w:cs="휴먼명조"/>
          <w:b/>
          <w:bCs/>
          <w:sz w:val="24"/>
          <w:szCs w:val="24"/>
          <w:lang w:eastAsia="ko-KR"/>
        </w:rPr>
        <w:t>ICommandList (Thread-Local Nodes)</w:t>
      </w:r>
      <w:r w:rsidRPr="00521070">
        <w:rPr>
          <w:rFonts w:ascii="휴먼명조" w:eastAsia="휴먼명조" w:cs="휴먼명조"/>
          <w:sz w:val="24"/>
          <w:szCs w:val="24"/>
          <w:lang w:eastAsia="ko-KR"/>
        </w:rPr>
        <w:t>: IDevice에서 파생되어 각 스레드별로 할당되는 커맨드 기록자.</w:t>
      </w:r>
    </w:p>
    <w:p w14:paraId="7CF59680" w14:textId="371DC63D" w:rsidR="00521070" w:rsidRPr="00521070" w:rsidRDefault="00521070" w:rsidP="009F4042">
      <w:pPr>
        <w:pStyle w:val="a9"/>
        <w:numPr>
          <w:ilvl w:val="0"/>
          <w:numId w:val="14"/>
        </w:numPr>
        <w:tabs>
          <w:tab w:val="right" w:leader="middleDot" w:pos="9290"/>
        </w:tabs>
        <w:spacing w:line="360" w:lineRule="auto"/>
        <w:jc w:val="left"/>
        <w:rPr>
          <w:rFonts w:ascii="휴먼명조" w:eastAsia="휴먼명조" w:cs="휴먼명조"/>
          <w:sz w:val="24"/>
          <w:szCs w:val="24"/>
          <w:lang w:eastAsia="ko-KR"/>
        </w:rPr>
      </w:pPr>
      <w:r w:rsidRPr="00521070">
        <w:rPr>
          <w:rFonts w:ascii="휴먼명조" w:eastAsia="휴먼명조" w:cs="휴먼명조"/>
          <w:b/>
          <w:bCs/>
          <w:sz w:val="24"/>
          <w:szCs w:val="24"/>
          <w:lang w:eastAsia="ko-KR"/>
        </w:rPr>
        <w:t>Resources (IBuffer, ITexture, IPipelineState)</w:t>
      </w:r>
      <w:r w:rsidRPr="00521070">
        <w:rPr>
          <w:rFonts w:ascii="휴먼명조" w:eastAsia="휴먼명조" w:cs="휴먼명조"/>
          <w:sz w:val="24"/>
          <w:szCs w:val="24"/>
          <w:lang w:eastAsia="ko-KR"/>
        </w:rPr>
        <w:t xml:space="preserve">: 순수 데이터 컨테이너 </w:t>
      </w:r>
      <w:r w:rsidR="00A3081A">
        <w:rPr>
          <w:rFonts w:ascii="휴먼명조" w:eastAsia="휴먼명조" w:cs="휴먼명조" w:hint="eastAsia"/>
          <w:sz w:val="24"/>
          <w:szCs w:val="24"/>
          <w:lang w:eastAsia="ko-KR"/>
        </w:rPr>
        <w:t>및</w:t>
      </w:r>
      <w:r w:rsidRPr="00521070">
        <w:rPr>
          <w:rFonts w:ascii="휴먼명조" w:eastAsia="휴먼명조" w:cs="휴먼명조"/>
          <w:sz w:val="24"/>
          <w:szCs w:val="24"/>
          <w:lang w:eastAsia="ko-KR"/>
        </w:rPr>
        <w:t xml:space="preserve"> GPU 메모리 핸들.</w:t>
      </w:r>
    </w:p>
    <w:p w14:paraId="749BB671" w14:textId="695E2CA1" w:rsidR="00521070" w:rsidRPr="00521070" w:rsidRDefault="00521070" w:rsidP="009F4042">
      <w:pPr>
        <w:pStyle w:val="a9"/>
        <w:numPr>
          <w:ilvl w:val="0"/>
          <w:numId w:val="14"/>
        </w:numPr>
        <w:tabs>
          <w:tab w:val="right" w:leader="middleDot" w:pos="9290"/>
        </w:tabs>
        <w:spacing w:line="360" w:lineRule="auto"/>
        <w:jc w:val="left"/>
        <w:rPr>
          <w:rFonts w:ascii="휴먼명조" w:eastAsia="휴먼명조" w:cs="휴먼명조"/>
          <w:sz w:val="24"/>
          <w:szCs w:val="24"/>
          <w:lang w:eastAsia="ko-KR"/>
        </w:rPr>
      </w:pPr>
      <w:r w:rsidRPr="00521070">
        <w:rPr>
          <w:rFonts w:ascii="휴먼명조" w:eastAsia="휴먼명조" w:cs="휴먼명조"/>
          <w:b/>
          <w:bCs/>
          <w:sz w:val="24"/>
          <w:szCs w:val="24"/>
          <w:lang w:eastAsia="ko-KR"/>
        </w:rPr>
        <w:t>Backend Implementations (Vulkan / D3D12</w:t>
      </w:r>
      <w:r w:rsidR="004926D8">
        <w:rPr>
          <w:rFonts w:ascii="휴먼명조" w:eastAsia="휴먼명조" w:cs="휴먼명조" w:hint="eastAsia"/>
          <w:b/>
          <w:bCs/>
          <w:sz w:val="24"/>
          <w:szCs w:val="24"/>
          <w:lang w:eastAsia="ko-KR"/>
        </w:rPr>
        <w:t xml:space="preserve"> / Metal</w:t>
      </w:r>
      <w:r w:rsidRPr="00521070">
        <w:rPr>
          <w:rFonts w:ascii="휴먼명조" w:eastAsia="휴먼명조" w:cs="휴먼명조"/>
          <w:b/>
          <w:bCs/>
          <w:sz w:val="24"/>
          <w:szCs w:val="24"/>
          <w:lang w:eastAsia="ko-KR"/>
        </w:rPr>
        <w:t>)</w:t>
      </w:r>
      <w:r w:rsidRPr="00521070">
        <w:rPr>
          <w:rFonts w:ascii="휴먼명조" w:eastAsia="휴먼명조" w:cs="휴먼명조"/>
          <w:sz w:val="24"/>
          <w:szCs w:val="24"/>
          <w:lang w:eastAsia="ko-KR"/>
        </w:rPr>
        <w:t xml:space="preserve">: RHI 인터페이스를 상속받는 </w:t>
      </w:r>
      <w:r w:rsidR="00C349B0">
        <w:rPr>
          <w:rFonts w:ascii="휴먼명조" w:eastAsia="휴먼명조" w:cs="휴먼명조" w:hint="eastAsia"/>
          <w:sz w:val="24"/>
          <w:szCs w:val="24"/>
          <w:lang w:eastAsia="ko-KR"/>
        </w:rPr>
        <w:t xml:space="preserve">API </w:t>
      </w:r>
      <w:r w:rsidRPr="00521070">
        <w:rPr>
          <w:rFonts w:ascii="휴먼명조" w:eastAsia="휴먼명조" w:cs="휴먼명조"/>
          <w:sz w:val="24"/>
          <w:szCs w:val="24"/>
          <w:lang w:eastAsia="ko-KR"/>
        </w:rPr>
        <w:t>구현체</w:t>
      </w:r>
      <w:r w:rsidR="00C349B0">
        <w:rPr>
          <w:rFonts w:ascii="휴먼명조" w:eastAsia="휴먼명조" w:cs="휴먼명조" w:hint="eastAsia"/>
          <w:sz w:val="24"/>
          <w:szCs w:val="24"/>
          <w:lang w:eastAsia="ko-KR"/>
        </w:rPr>
        <w:t>.</w:t>
      </w:r>
      <w:r w:rsidRPr="00521070">
        <w:rPr>
          <w:rFonts w:ascii="휴먼명조" w:eastAsia="휴먼명조" w:cs="휴먼명조"/>
          <w:sz w:val="24"/>
          <w:szCs w:val="24"/>
          <w:lang w:eastAsia="ko-KR"/>
        </w:rPr>
        <w:t xml:space="preserve"> 외부로 노출되지 않습니다.</w:t>
      </w:r>
    </w:p>
    <w:p w14:paraId="1F514373" w14:textId="48C0E59D" w:rsidR="00230006" w:rsidRDefault="00230006" w:rsidP="009F4042">
      <w:pPr>
        <w:pStyle w:val="a9"/>
        <w:tabs>
          <w:tab w:val="right" w:leader="middleDot" w:pos="9290"/>
        </w:tabs>
        <w:spacing w:line="360" w:lineRule="auto"/>
        <w:ind w:left="418" w:hanging="418"/>
        <w:jc w:val="left"/>
        <w:rPr>
          <w:rFonts w:ascii="휴먼명조" w:eastAsia="휴먼명조" w:cs="휴먼명조"/>
          <w:sz w:val="24"/>
          <w:szCs w:val="24"/>
          <w:lang w:eastAsia="ko-KR"/>
        </w:rPr>
      </w:pPr>
    </w:p>
    <w:p w14:paraId="77479A18" w14:textId="77777777" w:rsidR="00915ACD" w:rsidRPr="00915ACD" w:rsidRDefault="00915ACD" w:rsidP="009F4042">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915ACD">
        <w:rPr>
          <w:rFonts w:ascii="휴먼명조" w:eastAsia="휴먼명조" w:cs="휴먼명조"/>
          <w:b/>
          <w:bCs/>
          <w:sz w:val="24"/>
          <w:szCs w:val="24"/>
          <w:lang w:eastAsia="ko-KR"/>
        </w:rPr>
        <w:t>Layer 3: Render Front-End (렌더러/데이터 큐)</w:t>
      </w:r>
    </w:p>
    <w:p w14:paraId="10EF7FFC" w14:textId="76B9C3BE" w:rsidR="00915ACD" w:rsidRPr="00915ACD" w:rsidRDefault="00915ACD" w:rsidP="009F4042">
      <w:pPr>
        <w:pStyle w:val="a9"/>
        <w:numPr>
          <w:ilvl w:val="0"/>
          <w:numId w:val="15"/>
        </w:numPr>
        <w:tabs>
          <w:tab w:val="right" w:leader="middleDot" w:pos="9290"/>
        </w:tabs>
        <w:spacing w:line="360" w:lineRule="auto"/>
        <w:jc w:val="left"/>
        <w:rPr>
          <w:rFonts w:ascii="휴먼명조" w:eastAsia="휴먼명조" w:cs="휴먼명조"/>
          <w:sz w:val="24"/>
          <w:szCs w:val="24"/>
          <w:lang w:eastAsia="ko-KR"/>
        </w:rPr>
      </w:pPr>
      <w:r w:rsidRPr="00915ACD">
        <w:rPr>
          <w:rFonts w:ascii="휴먼명조" w:eastAsia="휴먼명조" w:cs="휴먼명조"/>
          <w:b/>
          <w:bCs/>
          <w:sz w:val="24"/>
          <w:szCs w:val="24"/>
          <w:lang w:eastAsia="ko-KR"/>
        </w:rPr>
        <w:t>Render Queue (DOD Core)</w:t>
      </w:r>
      <w:r w:rsidRPr="00915ACD">
        <w:rPr>
          <w:rFonts w:ascii="휴먼명조" w:eastAsia="휴먼명조" w:cs="휴먼명조"/>
          <w:sz w:val="24"/>
          <w:szCs w:val="24"/>
          <w:lang w:eastAsia="ko-KR"/>
        </w:rPr>
        <w:t>: GameObject</w:t>
      </w:r>
      <w:r w:rsidR="003D5370">
        <w:rPr>
          <w:rFonts w:ascii="휴먼명조" w:eastAsia="휴먼명조" w:cs="휴먼명조" w:hint="eastAsia"/>
          <w:sz w:val="24"/>
          <w:szCs w:val="24"/>
          <w:lang w:eastAsia="ko-KR"/>
        </w:rPr>
        <w:t xml:space="preserve"> Hiera</w:t>
      </w:r>
      <w:r w:rsidR="001E191F">
        <w:rPr>
          <w:rFonts w:ascii="휴먼명조" w:eastAsia="휴먼명조" w:cs="휴먼명조" w:hint="eastAsia"/>
          <w:sz w:val="24"/>
          <w:szCs w:val="24"/>
          <w:lang w:eastAsia="ko-KR"/>
        </w:rPr>
        <w:t>r</w:t>
      </w:r>
      <w:r w:rsidR="003D5370">
        <w:rPr>
          <w:rFonts w:ascii="휴먼명조" w:eastAsia="휴먼명조" w:cs="휴먼명조" w:hint="eastAsia"/>
          <w:sz w:val="24"/>
          <w:szCs w:val="24"/>
          <w:lang w:eastAsia="ko-KR"/>
        </w:rPr>
        <w:t>chy</w:t>
      </w:r>
      <w:r w:rsidRPr="00915ACD">
        <w:rPr>
          <w:rFonts w:ascii="휴먼명조" w:eastAsia="휴먼명조" w:cs="휴먼명조"/>
          <w:sz w:val="24"/>
          <w:szCs w:val="24"/>
          <w:lang w:eastAsia="ko-KR"/>
        </w:rPr>
        <w:t xml:space="preserve"> 렌더링을 배제하고, Push Constant 데이터(Transform Array, Material Index)와 Command 데이터만 연속된 메모리에 쌓아두는 큐.</w:t>
      </w:r>
    </w:p>
    <w:p w14:paraId="4F0DA45D" w14:textId="77777777" w:rsidR="00915ACD" w:rsidRPr="00915ACD" w:rsidRDefault="00915ACD" w:rsidP="009F4042">
      <w:pPr>
        <w:pStyle w:val="a9"/>
        <w:numPr>
          <w:ilvl w:val="0"/>
          <w:numId w:val="15"/>
        </w:numPr>
        <w:tabs>
          <w:tab w:val="right" w:leader="middleDot" w:pos="9290"/>
        </w:tabs>
        <w:spacing w:line="360" w:lineRule="auto"/>
        <w:jc w:val="left"/>
        <w:rPr>
          <w:rFonts w:ascii="휴먼명조" w:eastAsia="휴먼명조" w:cs="휴먼명조"/>
          <w:sz w:val="24"/>
          <w:szCs w:val="24"/>
          <w:lang w:eastAsia="ko-KR"/>
        </w:rPr>
      </w:pPr>
      <w:r w:rsidRPr="00915ACD">
        <w:rPr>
          <w:rFonts w:ascii="휴먼명조" w:eastAsia="휴먼명조" w:cs="휴먼명조"/>
          <w:b/>
          <w:bCs/>
          <w:sz w:val="24"/>
          <w:szCs w:val="24"/>
          <w:lang w:eastAsia="ko-KR"/>
        </w:rPr>
        <w:t>Render Pass Manager</w:t>
      </w:r>
      <w:r w:rsidRPr="00915ACD">
        <w:rPr>
          <w:rFonts w:ascii="휴먼명조" w:eastAsia="휴먼명조" w:cs="휴먼명조"/>
          <w:sz w:val="24"/>
          <w:szCs w:val="24"/>
          <w:lang w:eastAsia="ko-KR"/>
        </w:rPr>
        <w:t>: Deferred, Forward, UI 등 렌더 패스를 정의하고 RHI의 Global Descriptor Heap 상태를 관리합니다.</w:t>
      </w:r>
    </w:p>
    <w:p w14:paraId="26C61035" w14:textId="552B228A" w:rsidR="00915ACD" w:rsidRDefault="00915ACD" w:rsidP="009F4042">
      <w:pPr>
        <w:pStyle w:val="a9"/>
        <w:numPr>
          <w:ilvl w:val="0"/>
          <w:numId w:val="15"/>
        </w:numPr>
        <w:tabs>
          <w:tab w:val="right" w:leader="middleDot" w:pos="9290"/>
        </w:tabs>
        <w:spacing w:line="360" w:lineRule="auto"/>
        <w:jc w:val="left"/>
        <w:rPr>
          <w:rFonts w:ascii="휴먼명조" w:eastAsia="휴먼명조" w:cs="휴먼명조"/>
          <w:sz w:val="24"/>
          <w:szCs w:val="24"/>
          <w:lang w:eastAsia="ko-KR"/>
        </w:rPr>
      </w:pPr>
      <w:r w:rsidRPr="00915ACD">
        <w:rPr>
          <w:rFonts w:ascii="휴먼명조" w:eastAsia="휴먼명조" w:cs="휴먼명조"/>
          <w:b/>
          <w:bCs/>
          <w:sz w:val="24"/>
          <w:szCs w:val="24"/>
          <w:lang w:eastAsia="ko-KR"/>
        </w:rPr>
        <w:t>UI Batcher</w:t>
      </w:r>
      <w:r w:rsidRPr="00915ACD">
        <w:rPr>
          <w:rFonts w:ascii="휴먼명조" w:eastAsia="휴먼명조" w:cs="휴먼명조"/>
          <w:sz w:val="24"/>
          <w:szCs w:val="24"/>
          <w:lang w:eastAsia="ko-KR"/>
        </w:rPr>
        <w:t>: 2D 렌더링 데이터를 수집하여 하나의 Vertex/Index Buffer로 병합하는 모듈.</w:t>
      </w:r>
    </w:p>
    <w:p w14:paraId="134CD6C2" w14:textId="6B794FF3" w:rsidR="000A3DF5" w:rsidRDefault="000A3DF5">
      <w:pPr>
        <w:widowControl/>
        <w:wordWrap/>
        <w:autoSpaceDE/>
        <w:autoSpaceDN/>
        <w:rPr>
          <w:rFonts w:ascii="휴먼명조" w:eastAsia="휴먼명조" w:hAnsi="Arial Unicode MS" w:cs="휴먼명조"/>
          <w:color w:val="000000"/>
          <w:sz w:val="24"/>
          <w:szCs w:val="24"/>
          <w:lang w:eastAsia="ko-KR"/>
        </w:rPr>
      </w:pPr>
      <w:r>
        <w:rPr>
          <w:rFonts w:ascii="휴먼명조" w:eastAsia="휴먼명조" w:cs="휴먼명조"/>
          <w:sz w:val="24"/>
          <w:szCs w:val="24"/>
          <w:lang w:eastAsia="ko-KR"/>
        </w:rPr>
        <w:br w:type="page"/>
      </w:r>
    </w:p>
    <w:p w14:paraId="065ED3C1" w14:textId="3DA88302" w:rsidR="00AD66AC" w:rsidRPr="0051330B" w:rsidRDefault="00B74C64" w:rsidP="004619B1">
      <w:pPr>
        <w:pStyle w:val="a9"/>
        <w:tabs>
          <w:tab w:val="right" w:leader="middleDot" w:pos="9290"/>
        </w:tabs>
        <w:spacing w:line="360" w:lineRule="auto"/>
        <w:jc w:val="left"/>
        <w:rPr>
          <w:rFonts w:ascii="휴먼명조" w:eastAsia="휴먼명조" w:cs="휴먼명조"/>
          <w:b/>
          <w:bCs/>
          <w:sz w:val="24"/>
          <w:szCs w:val="24"/>
          <w:lang w:eastAsia="ko-KR"/>
        </w:rPr>
      </w:pPr>
      <w:r w:rsidRPr="0051330B">
        <w:rPr>
          <w:rFonts w:ascii="휴먼명조" w:eastAsia="휴먼명조" w:cs="휴먼명조" w:hint="eastAsia"/>
          <w:b/>
          <w:bCs/>
          <w:sz w:val="24"/>
          <w:szCs w:val="24"/>
          <w:lang w:eastAsia="ko-KR"/>
        </w:rPr>
        <w:lastRenderedPageBreak/>
        <w:t>2) 시스템 서비스 시나리오</w:t>
      </w:r>
    </w:p>
    <w:p w14:paraId="47BA72B3" w14:textId="66485B48" w:rsidR="00AA2B27" w:rsidRDefault="00AA2B27" w:rsidP="00A33792">
      <w:pPr>
        <w:pStyle w:val="a9"/>
        <w:tabs>
          <w:tab w:val="right" w:leader="middleDot" w:pos="9290"/>
        </w:tabs>
        <w:spacing w:line="360" w:lineRule="auto"/>
        <w:ind w:firstLineChars="100" w:firstLine="240"/>
        <w:jc w:val="left"/>
        <w:rPr>
          <w:rFonts w:ascii="휴먼명조" w:eastAsia="휴먼명조" w:cs="휴먼명조"/>
          <w:sz w:val="24"/>
          <w:szCs w:val="24"/>
          <w:lang w:eastAsia="ko-KR"/>
        </w:rPr>
      </w:pPr>
      <w:r w:rsidRPr="00AA2B27">
        <w:rPr>
          <w:rFonts w:ascii="휴먼명조" w:eastAsia="휴먼명조" w:cs="휴먼명조"/>
          <w:sz w:val="24"/>
          <w:szCs w:val="24"/>
          <w:lang w:eastAsia="ko-KR"/>
        </w:rPr>
        <w:t>프레임워크 사용자가</w:t>
      </w:r>
      <w:r w:rsidR="009F4042">
        <w:rPr>
          <w:rFonts w:ascii="휴먼명조" w:eastAsia="휴먼명조" w:cs="휴먼명조" w:hint="eastAsia"/>
          <w:sz w:val="24"/>
          <w:szCs w:val="24"/>
          <w:lang w:eastAsia="ko-KR"/>
        </w:rPr>
        <w:t xml:space="preserve"> </w:t>
      </w:r>
      <w:r w:rsidR="00A41DF5">
        <w:rPr>
          <w:rFonts w:ascii="휴먼명조" w:eastAsia="휴먼명조" w:cs="휴먼명조" w:hint="eastAsia"/>
          <w:sz w:val="24"/>
          <w:szCs w:val="24"/>
          <w:lang w:eastAsia="ko-KR"/>
        </w:rPr>
        <w:t>프레임워크를</w:t>
      </w:r>
      <w:r w:rsidRPr="00AA2B27">
        <w:rPr>
          <w:rFonts w:ascii="휴먼명조" w:eastAsia="휴먼명조" w:cs="휴먼명조"/>
          <w:sz w:val="24"/>
          <w:szCs w:val="24"/>
          <w:lang w:eastAsia="ko-KR"/>
        </w:rPr>
        <w:t xml:space="preserve"> 통해 한 프레임을 렌더링하고 화면에 출력하는 절차는 다음 4단계로 수행됩니다.</w:t>
      </w:r>
    </w:p>
    <w:p w14:paraId="14A683D4" w14:textId="598E3508" w:rsidR="000B570C" w:rsidRPr="00AA2B27" w:rsidRDefault="000B570C" w:rsidP="004619B1">
      <w:pPr>
        <w:pStyle w:val="a9"/>
        <w:tabs>
          <w:tab w:val="right" w:leader="middleDot" w:pos="9290"/>
        </w:tabs>
        <w:spacing w:line="360" w:lineRule="auto"/>
        <w:jc w:val="left"/>
        <w:rPr>
          <w:rFonts w:ascii="휴먼명조" w:eastAsia="휴먼명조" w:cs="휴먼명조"/>
          <w:sz w:val="24"/>
          <w:szCs w:val="24"/>
          <w:lang w:eastAsia="ko-KR"/>
        </w:rPr>
      </w:pPr>
    </w:p>
    <w:p w14:paraId="56CF2481" w14:textId="77777777" w:rsidR="00AA2B27" w:rsidRPr="00093FEC" w:rsidRDefault="00AA2B27" w:rsidP="002B6C5D">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093FEC">
        <w:rPr>
          <w:rFonts w:ascii="휴먼명조" w:eastAsia="휴먼명조" w:cs="휴먼명조" w:hint="eastAsia"/>
          <w:b/>
          <w:bCs/>
          <w:sz w:val="24"/>
          <w:szCs w:val="24"/>
          <w:lang w:eastAsia="ko-KR"/>
        </w:rPr>
        <w:t>[Step 1] 리소스 및 상태 초기화 (Initialization)</w:t>
      </w:r>
    </w:p>
    <w:p w14:paraId="63B83CC8" w14:textId="70CE25D9" w:rsidR="00AA2B27" w:rsidRPr="00AA2B27" w:rsidRDefault="00AA2B27" w:rsidP="002B6C5D">
      <w:pPr>
        <w:pStyle w:val="a9"/>
        <w:numPr>
          <w:ilvl w:val="0"/>
          <w:numId w:val="9"/>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런타임 오버헤드를 막기 위해, 초기화 단계에서 모든 셰이더와 블렌드/깊이 상태를 단일 불변 객체인 IPipelineState(PSO)로 구워냅니다(Baking).</w:t>
      </w:r>
    </w:p>
    <w:p w14:paraId="2E00AF48" w14:textId="77777777" w:rsidR="00AA2B27" w:rsidRDefault="00AA2B27" w:rsidP="002B6C5D">
      <w:pPr>
        <w:pStyle w:val="a9"/>
        <w:numPr>
          <w:ilvl w:val="0"/>
          <w:numId w:val="9"/>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생성된 모든 텍스처와 버퍼는 개별 바인딩되지 않고, 거대한 1차원 배열인 글로벌 디스크립터 힙(Global Descriptor Heap)에 일괄 적재됩니다.</w:t>
      </w:r>
    </w:p>
    <w:p w14:paraId="4EB30B50" w14:textId="6B095A64" w:rsidR="00023366" w:rsidRPr="00AA2B27" w:rsidRDefault="00023366" w:rsidP="00023366">
      <w:pPr>
        <w:pStyle w:val="a9"/>
        <w:tabs>
          <w:tab w:val="right" w:leader="middleDot" w:pos="9290"/>
        </w:tabs>
        <w:spacing w:line="360" w:lineRule="auto"/>
        <w:jc w:val="left"/>
        <w:rPr>
          <w:rFonts w:ascii="휴먼명조" w:eastAsia="휴먼명조" w:cs="휴먼명조"/>
          <w:sz w:val="24"/>
          <w:szCs w:val="24"/>
          <w:lang w:eastAsia="ko-KR"/>
        </w:rPr>
      </w:pPr>
    </w:p>
    <w:p w14:paraId="6B5122D6" w14:textId="77777777" w:rsidR="00AA2B27" w:rsidRPr="00093FEC" w:rsidRDefault="00AA2B27" w:rsidP="002B6C5D">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093FEC">
        <w:rPr>
          <w:rFonts w:ascii="휴먼명조" w:eastAsia="휴먼명조" w:cs="휴먼명조" w:hint="eastAsia"/>
          <w:b/>
          <w:bCs/>
          <w:sz w:val="24"/>
          <w:szCs w:val="24"/>
          <w:lang w:eastAsia="ko-KR"/>
        </w:rPr>
        <w:t>[Step 2] Lock-Free 커맨드 병렬 기록 (Parallel Recording)</w:t>
      </w:r>
    </w:p>
    <w:p w14:paraId="22B26919" w14:textId="4DEE9AD0" w:rsidR="00AA2B27" w:rsidRPr="00AA2B27" w:rsidRDefault="00AA2B27" w:rsidP="002B6C5D">
      <w:pPr>
        <w:pStyle w:val="a9"/>
        <w:numPr>
          <w:ilvl w:val="0"/>
          <w:numId w:val="10"/>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프레임 렌더링이 시작되면(BeginFrame), 다수의 워커 스레드가 AcquireCommandList</w:t>
      </w:r>
      <w:r w:rsidR="006B1EC4">
        <w:rPr>
          <w:rFonts w:ascii="휴먼명조" w:eastAsia="휴먼명조" w:cs="휴먼명조" w:hint="eastAsia"/>
          <w:sz w:val="24"/>
          <w:szCs w:val="24"/>
          <w:lang w:eastAsia="ko-KR"/>
        </w:rPr>
        <w:t>()</w:t>
      </w:r>
      <w:r w:rsidRPr="00AA2B27">
        <w:rPr>
          <w:rFonts w:ascii="휴먼명조" w:eastAsia="휴먼명조" w:cs="휴먼명조"/>
          <w:sz w:val="24"/>
          <w:szCs w:val="24"/>
          <w:lang w:eastAsia="ko-KR"/>
        </w:rPr>
        <w:t>를 호출하여 독립적인 커맨드 할당자를 획득합니다.</w:t>
      </w:r>
    </w:p>
    <w:p w14:paraId="3176B994" w14:textId="77777777" w:rsidR="00AA2B27" w:rsidRDefault="00AA2B27" w:rsidP="002B6C5D">
      <w:pPr>
        <w:pStyle w:val="a9"/>
        <w:numPr>
          <w:ilvl w:val="0"/>
          <w:numId w:val="10"/>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이 과정에서 전역 Mutex Lock이 발생하지 않으므로, 모든 CPU 코어가 대기 시간 없이 병렬로 드로우 콜(Draw Call) 명령을 기록합니다.</w:t>
      </w:r>
    </w:p>
    <w:p w14:paraId="23BE382D" w14:textId="77777777" w:rsidR="00853F35" w:rsidRPr="00AA2B27" w:rsidRDefault="00853F35" w:rsidP="00853F35">
      <w:pPr>
        <w:pStyle w:val="a9"/>
        <w:tabs>
          <w:tab w:val="right" w:leader="middleDot" w:pos="9290"/>
        </w:tabs>
        <w:spacing w:line="360" w:lineRule="auto"/>
        <w:jc w:val="left"/>
        <w:rPr>
          <w:rFonts w:ascii="휴먼명조" w:eastAsia="휴먼명조" w:cs="휴먼명조"/>
          <w:sz w:val="24"/>
          <w:szCs w:val="24"/>
          <w:lang w:eastAsia="ko-KR"/>
        </w:rPr>
      </w:pPr>
    </w:p>
    <w:p w14:paraId="2966E984" w14:textId="572AA614" w:rsidR="00AA2B27" w:rsidRPr="00AA2B27" w:rsidRDefault="00AA2B27" w:rsidP="002B6C5D">
      <w:pPr>
        <w:pStyle w:val="a9"/>
        <w:numPr>
          <w:ilvl w:val="0"/>
          <w:numId w:val="11"/>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스레드는 SetPushConstants()를 통해 개별 엔티티의 변환 행렬 등 소규모 데이터를 레지스터에 직접 꽂아 넣습니다.</w:t>
      </w:r>
    </w:p>
    <w:p w14:paraId="1C300FC4" w14:textId="4D66BF43" w:rsidR="00853F35" w:rsidRDefault="00AA2B27" w:rsidP="00853F35">
      <w:pPr>
        <w:pStyle w:val="a9"/>
        <w:numPr>
          <w:ilvl w:val="0"/>
          <w:numId w:val="11"/>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GPU 내부의 데이터 경합(Race Condition)을 방지하기 위해 ResourceBarrier()를 호출하여 리소스의 읽기/쓰기 상태를 명시적으로 제어한 후 기록을 종료(Close)합니다.</w:t>
      </w:r>
    </w:p>
    <w:p w14:paraId="1828E626" w14:textId="77777777" w:rsidR="00093FEC" w:rsidRPr="00093FEC" w:rsidRDefault="00093FEC" w:rsidP="002B6C5D">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093FEC">
        <w:rPr>
          <w:rFonts w:ascii="휴먼명조" w:eastAsia="휴먼명조" w:cs="휴먼명조" w:hint="eastAsia"/>
          <w:b/>
          <w:bCs/>
          <w:sz w:val="24"/>
          <w:szCs w:val="24"/>
          <w:lang w:eastAsia="ko-KR"/>
        </w:rPr>
        <w:t>[Step 3] 데이터 주입 및 명시적 동기화 (Data Injection &amp; Barrier)</w:t>
      </w:r>
    </w:p>
    <w:p w14:paraId="591C5F16" w14:textId="241C3513" w:rsidR="00853F35" w:rsidRPr="00AA2B27" w:rsidRDefault="00853F35" w:rsidP="00853F35">
      <w:pPr>
        <w:pStyle w:val="a9"/>
        <w:tabs>
          <w:tab w:val="right" w:leader="middleDot" w:pos="9290"/>
        </w:tabs>
        <w:spacing w:line="360" w:lineRule="auto"/>
        <w:jc w:val="left"/>
        <w:rPr>
          <w:rFonts w:ascii="휴먼명조" w:eastAsia="휴먼명조" w:cs="휴먼명조"/>
          <w:sz w:val="24"/>
          <w:szCs w:val="24"/>
          <w:lang w:eastAsia="ko-KR"/>
        </w:rPr>
      </w:pPr>
    </w:p>
    <w:p w14:paraId="1BBE84F8" w14:textId="77777777" w:rsidR="00AA2B27" w:rsidRPr="00093FEC" w:rsidRDefault="00AA2B27" w:rsidP="002B6C5D">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sidRPr="00093FEC">
        <w:rPr>
          <w:rFonts w:ascii="휴먼명조" w:eastAsia="휴먼명조" w:cs="휴먼명조" w:hint="eastAsia"/>
          <w:b/>
          <w:bCs/>
          <w:sz w:val="24"/>
          <w:szCs w:val="24"/>
          <w:lang w:eastAsia="ko-KR"/>
        </w:rPr>
        <w:t>[Step 4] 일괄 제출 및 화면 출력 (Submit &amp; Present)</w:t>
      </w:r>
    </w:p>
    <w:p w14:paraId="76FFEFFD" w14:textId="77777777" w:rsidR="00AA2B27" w:rsidRPr="00AA2B27" w:rsidRDefault="00AA2B27" w:rsidP="002B6C5D">
      <w:pPr>
        <w:pStyle w:val="a9"/>
        <w:numPr>
          <w:ilvl w:val="0"/>
          <w:numId w:val="12"/>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메인 스레드는 기록이 끝난 모든 커맨드 리스트를 수집하여 Submit() 함수를 통해 단일 배치(Batch)로 GPU 큐에 전송합니다.</w:t>
      </w:r>
    </w:p>
    <w:p w14:paraId="128862FC" w14:textId="2A9B7ED3" w:rsidR="00525B7A" w:rsidRDefault="00AA2B27" w:rsidP="00525B7A">
      <w:pPr>
        <w:pStyle w:val="a9"/>
        <w:numPr>
          <w:ilvl w:val="0"/>
          <w:numId w:val="12"/>
        </w:numPr>
        <w:tabs>
          <w:tab w:val="right" w:leader="middleDot" w:pos="9290"/>
        </w:tabs>
        <w:spacing w:line="360" w:lineRule="auto"/>
        <w:jc w:val="left"/>
        <w:rPr>
          <w:rFonts w:ascii="휴먼명조" w:eastAsia="휴먼명조" w:cs="휴먼명조"/>
          <w:sz w:val="24"/>
          <w:szCs w:val="24"/>
          <w:lang w:eastAsia="ko-KR"/>
        </w:rPr>
      </w:pPr>
      <w:r w:rsidRPr="00AA2B27">
        <w:rPr>
          <w:rFonts w:ascii="휴먼명조" w:eastAsia="휴먼명조" w:cs="휴먼명조"/>
          <w:sz w:val="24"/>
          <w:szCs w:val="24"/>
          <w:lang w:eastAsia="ko-KR"/>
        </w:rPr>
        <w:t>GPU 연산이 큐에 등록되면 Present()를 호출하여 완성된 렌더 타겟을 모니터에 출력(Flip)하고 다음 프레임을 준비합니다.</w:t>
      </w:r>
    </w:p>
    <w:p w14:paraId="568F354E" w14:textId="13FFB4AA" w:rsidR="00FA46DB" w:rsidRPr="00FA46DB" w:rsidRDefault="00FA46DB" w:rsidP="00FA46DB">
      <w:pPr>
        <w:pStyle w:val="a9"/>
        <w:tabs>
          <w:tab w:val="right" w:leader="middleDot" w:pos="9290"/>
        </w:tabs>
        <w:spacing w:line="360" w:lineRule="auto"/>
        <w:jc w:val="left"/>
        <w:rPr>
          <w:rFonts w:ascii="휴먼명조" w:eastAsia="휴먼명조" w:cs="휴먼명조"/>
          <w:sz w:val="24"/>
          <w:szCs w:val="24"/>
          <w:lang w:eastAsia="ko-KR"/>
        </w:rPr>
      </w:pPr>
    </w:p>
    <w:p w14:paraId="7E3331EA" w14:textId="4D3C5E3D" w:rsidR="00D13DB6" w:rsidRPr="0052308B" w:rsidRDefault="00A51148" w:rsidP="00823D18">
      <w:pPr>
        <w:pStyle w:val="a9"/>
        <w:tabs>
          <w:tab w:val="right" w:leader="middleDot" w:pos="9290"/>
        </w:tabs>
        <w:wordWrap/>
        <w:spacing w:line="360" w:lineRule="auto"/>
        <w:jc w:val="left"/>
        <w:rPr>
          <w:rFonts w:ascii="휴먼명조" w:eastAsia="휴먼명조" w:cs="휴먼명조"/>
          <w:b/>
          <w:bCs/>
          <w:sz w:val="24"/>
          <w:szCs w:val="24"/>
          <w:lang w:eastAsia="ko-KR"/>
        </w:rPr>
      </w:pPr>
      <w:r w:rsidRPr="0052308B">
        <w:rPr>
          <w:rFonts w:ascii="휴먼명조" w:eastAsia="휴먼명조" w:cs="휴먼명조" w:hint="eastAsia"/>
          <w:b/>
          <w:bCs/>
          <w:sz w:val="24"/>
          <w:szCs w:val="24"/>
          <w:lang w:eastAsia="ko-KR"/>
        </w:rPr>
        <w:t xml:space="preserve"> </w:t>
      </w:r>
      <w:r w:rsidRPr="0052308B">
        <w:rPr>
          <w:rFonts w:ascii="휴먼명조" w:eastAsia="휴먼명조" w:cs="HCI Poppy" w:hint="eastAsia"/>
          <w:b/>
          <w:bCs/>
          <w:sz w:val="24"/>
          <w:szCs w:val="24"/>
          <w:lang w:eastAsia="ko-KR"/>
        </w:rPr>
        <w:t xml:space="preserve">3. </w:t>
      </w:r>
      <w:r w:rsidRPr="0052308B">
        <w:rPr>
          <w:rFonts w:ascii="휴먼명조" w:eastAsia="휴먼명조" w:cs="휴먼명조" w:hint="eastAsia"/>
          <w:b/>
          <w:bCs/>
          <w:sz w:val="24"/>
          <w:szCs w:val="24"/>
          <w:lang w:eastAsia="ko-KR"/>
        </w:rPr>
        <w:t>팀 구성 및 역할</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942"/>
        <w:gridCol w:w="1112"/>
        <w:gridCol w:w="1036"/>
        <w:gridCol w:w="6448"/>
      </w:tblGrid>
      <w:tr w:rsidR="00D13DB6" w:rsidRPr="0052308B" w14:paraId="1428DBBD" w14:textId="77777777">
        <w:trPr>
          <w:trHeight w:val="425"/>
          <w:jc w:val="center"/>
        </w:trPr>
        <w:tc>
          <w:tcPr>
            <w:tcW w:w="942" w:type="dxa"/>
            <w:tcBorders>
              <w:top w:val="single" w:sz="9" w:space="0" w:color="000000"/>
              <w:left w:val="single" w:sz="9" w:space="0" w:color="000000"/>
              <w:bottom w:val="single" w:sz="2" w:space="0" w:color="000000"/>
              <w:right w:val="single" w:sz="2" w:space="0" w:color="000000"/>
              <w:tl2br w:val="nil"/>
              <w:tr2bl w:val="nil"/>
            </w:tcBorders>
            <w:shd w:val="clear" w:color="auto" w:fill="E7F4F6"/>
            <w:vAlign w:val="center"/>
          </w:tcPr>
          <w:p w14:paraId="0D0ED0CD" w14:textId="77777777" w:rsidR="00D13DB6" w:rsidRPr="0052308B" w:rsidRDefault="00A51148" w:rsidP="005A5A75">
            <w:pPr>
              <w:pStyle w:val="af2"/>
              <w:spacing w:line="360" w:lineRule="auto"/>
              <w:ind w:left="300" w:hanging="300"/>
              <w:rPr>
                <w:rFonts w:ascii="휴먼명조" w:eastAsia="휴먼명조" w:cs="휴먼고딕"/>
                <w:b/>
                <w:bCs/>
                <w:w w:val="100"/>
                <w:sz w:val="20"/>
                <w:szCs w:val="20"/>
              </w:rPr>
            </w:pPr>
            <w:r w:rsidRPr="0052308B">
              <w:rPr>
                <w:rFonts w:ascii="휴먼명조" w:eastAsia="휴먼명조" w:cs="휴먼고딕" w:hint="eastAsia"/>
                <w:b/>
                <w:bCs/>
                <w:w w:val="100"/>
                <w:sz w:val="20"/>
                <w:szCs w:val="20"/>
              </w:rPr>
              <w:t>구분</w:t>
            </w:r>
          </w:p>
        </w:tc>
        <w:tc>
          <w:tcPr>
            <w:tcW w:w="1112" w:type="dxa"/>
            <w:tcBorders>
              <w:top w:val="single" w:sz="9" w:space="0" w:color="000000"/>
              <w:left w:val="single" w:sz="2" w:space="0" w:color="000000"/>
              <w:bottom w:val="single" w:sz="2" w:space="0" w:color="000000"/>
              <w:right w:val="single" w:sz="2" w:space="0" w:color="000000"/>
              <w:tl2br w:val="nil"/>
              <w:tr2bl w:val="nil"/>
            </w:tcBorders>
            <w:shd w:val="clear" w:color="auto" w:fill="E7F4F6"/>
            <w:vAlign w:val="center"/>
          </w:tcPr>
          <w:p w14:paraId="0C6D0671" w14:textId="77777777" w:rsidR="00D13DB6" w:rsidRPr="0052308B" w:rsidRDefault="00A51148" w:rsidP="005A5A75">
            <w:pPr>
              <w:pStyle w:val="af2"/>
              <w:spacing w:line="360" w:lineRule="auto"/>
              <w:ind w:left="300" w:hanging="300"/>
              <w:rPr>
                <w:rFonts w:ascii="휴먼명조" w:eastAsia="휴먼명조" w:cs="휴먼고딕"/>
                <w:b/>
                <w:bCs/>
                <w:w w:val="100"/>
                <w:sz w:val="20"/>
                <w:szCs w:val="20"/>
              </w:rPr>
            </w:pPr>
            <w:r w:rsidRPr="0052308B">
              <w:rPr>
                <w:rFonts w:ascii="휴먼명조" w:eastAsia="휴먼명조" w:cs="휴먼고딕" w:hint="eastAsia"/>
                <w:b/>
                <w:bCs/>
                <w:w w:val="100"/>
                <w:sz w:val="20"/>
                <w:szCs w:val="20"/>
              </w:rPr>
              <w:t>학번</w:t>
            </w:r>
          </w:p>
        </w:tc>
        <w:tc>
          <w:tcPr>
            <w:tcW w:w="1036" w:type="dxa"/>
            <w:tcBorders>
              <w:top w:val="single" w:sz="9" w:space="0" w:color="000000"/>
              <w:left w:val="single" w:sz="2" w:space="0" w:color="000000"/>
              <w:bottom w:val="single" w:sz="2" w:space="0" w:color="000000"/>
              <w:right w:val="single" w:sz="2" w:space="0" w:color="000000"/>
              <w:tl2br w:val="nil"/>
              <w:tr2bl w:val="nil"/>
            </w:tcBorders>
            <w:shd w:val="clear" w:color="auto" w:fill="E7F4F6"/>
            <w:vAlign w:val="center"/>
          </w:tcPr>
          <w:p w14:paraId="4D9CD8D8" w14:textId="77777777" w:rsidR="00D13DB6" w:rsidRPr="0052308B" w:rsidRDefault="00A51148" w:rsidP="005A5A75">
            <w:pPr>
              <w:pStyle w:val="af2"/>
              <w:spacing w:line="360" w:lineRule="auto"/>
              <w:ind w:left="300" w:hanging="300"/>
              <w:rPr>
                <w:rFonts w:ascii="휴먼명조" w:eastAsia="휴먼명조" w:cs="휴먼고딕"/>
                <w:b/>
                <w:bCs/>
                <w:w w:val="100"/>
                <w:sz w:val="20"/>
                <w:szCs w:val="20"/>
              </w:rPr>
            </w:pPr>
            <w:r w:rsidRPr="0052308B">
              <w:rPr>
                <w:rFonts w:ascii="휴먼명조" w:eastAsia="휴먼명조" w:cs="휴먼고딕" w:hint="eastAsia"/>
                <w:b/>
                <w:bCs/>
                <w:w w:val="100"/>
                <w:sz w:val="20"/>
                <w:szCs w:val="20"/>
              </w:rPr>
              <w:t>이름</w:t>
            </w:r>
          </w:p>
        </w:tc>
        <w:tc>
          <w:tcPr>
            <w:tcW w:w="6448" w:type="dxa"/>
            <w:tcBorders>
              <w:top w:val="single" w:sz="9" w:space="0" w:color="000000"/>
              <w:left w:val="single" w:sz="2" w:space="0" w:color="000000"/>
              <w:bottom w:val="single" w:sz="2" w:space="0" w:color="000000"/>
              <w:right w:val="single" w:sz="9" w:space="0" w:color="000000"/>
              <w:tl2br w:val="nil"/>
              <w:tr2bl w:val="nil"/>
            </w:tcBorders>
            <w:shd w:val="clear" w:color="auto" w:fill="E7F4F6"/>
            <w:vAlign w:val="center"/>
          </w:tcPr>
          <w:p w14:paraId="1537AE5D" w14:textId="77777777" w:rsidR="00D13DB6" w:rsidRPr="0052308B" w:rsidRDefault="00A51148" w:rsidP="005A5A75">
            <w:pPr>
              <w:pStyle w:val="af2"/>
              <w:spacing w:line="360" w:lineRule="auto"/>
              <w:ind w:left="300" w:hanging="300"/>
              <w:rPr>
                <w:rFonts w:ascii="휴먼명조" w:eastAsia="휴먼명조" w:cs="휴먼고딕"/>
                <w:b/>
                <w:bCs/>
                <w:w w:val="100"/>
                <w:sz w:val="20"/>
                <w:szCs w:val="20"/>
              </w:rPr>
            </w:pPr>
            <w:r w:rsidRPr="0052308B">
              <w:rPr>
                <w:rFonts w:ascii="휴먼명조" w:eastAsia="휴먼명조" w:cs="휴먼고딕" w:hint="eastAsia"/>
                <w:b/>
                <w:bCs/>
                <w:w w:val="100"/>
                <w:sz w:val="20"/>
                <w:szCs w:val="20"/>
              </w:rPr>
              <w:t>담당 역할 및 개발 분야</w:t>
            </w:r>
          </w:p>
        </w:tc>
      </w:tr>
      <w:tr w:rsidR="00D13DB6" w:rsidRPr="0052308B" w14:paraId="6AB17F54" w14:textId="77777777">
        <w:trPr>
          <w:trHeight w:val="369"/>
          <w:jc w:val="center"/>
        </w:trPr>
        <w:tc>
          <w:tcPr>
            <w:tcW w:w="942" w:type="dxa"/>
            <w:tcBorders>
              <w:top w:val="single" w:sz="2" w:space="0" w:color="000000"/>
              <w:left w:val="single" w:sz="9" w:space="0" w:color="000000"/>
              <w:bottom w:val="single" w:sz="2" w:space="0" w:color="000000"/>
              <w:right w:val="single" w:sz="2" w:space="0" w:color="000000"/>
              <w:tl2br w:val="nil"/>
              <w:tr2bl w:val="nil"/>
            </w:tcBorders>
            <w:vAlign w:val="center"/>
          </w:tcPr>
          <w:p w14:paraId="7E828CBE" w14:textId="77777777" w:rsidR="00D13DB6" w:rsidRPr="001752D2" w:rsidRDefault="00A51148" w:rsidP="005A5A75">
            <w:pPr>
              <w:pStyle w:val="a9"/>
              <w:wordWrap/>
              <w:spacing w:line="360" w:lineRule="auto"/>
              <w:jc w:val="center"/>
              <w:rPr>
                <w:rFonts w:ascii="휴먼명조" w:eastAsia="휴먼명조" w:cs="휴먼명조"/>
              </w:rPr>
            </w:pPr>
            <w:r w:rsidRPr="001752D2">
              <w:rPr>
                <w:rFonts w:ascii="휴먼명조" w:eastAsia="휴먼명조" w:cs="휴먼명조" w:hint="eastAsia"/>
              </w:rPr>
              <w:t>팀장</w:t>
            </w:r>
          </w:p>
        </w:tc>
        <w:tc>
          <w:tcPr>
            <w:tcW w:w="1112" w:type="dxa"/>
            <w:tcBorders>
              <w:top w:val="single" w:sz="2" w:space="0" w:color="000000"/>
              <w:left w:val="single" w:sz="2" w:space="0" w:color="000000"/>
              <w:bottom w:val="single" w:sz="2" w:space="0" w:color="000000"/>
              <w:right w:val="single" w:sz="2" w:space="0" w:color="000000"/>
              <w:tl2br w:val="nil"/>
              <w:tr2bl w:val="nil"/>
            </w:tcBorders>
            <w:vAlign w:val="center"/>
          </w:tcPr>
          <w:p w14:paraId="715E3FDE" w14:textId="681D782E"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20242215</w:t>
            </w:r>
          </w:p>
        </w:tc>
        <w:tc>
          <w:tcPr>
            <w:tcW w:w="1036" w:type="dxa"/>
            <w:tcBorders>
              <w:top w:val="single" w:sz="2" w:space="0" w:color="000000"/>
              <w:left w:val="single" w:sz="2" w:space="0" w:color="000000"/>
              <w:bottom w:val="single" w:sz="2" w:space="0" w:color="000000"/>
              <w:right w:val="single" w:sz="2" w:space="0" w:color="000000"/>
              <w:tl2br w:val="nil"/>
              <w:tr2bl w:val="nil"/>
            </w:tcBorders>
            <w:vAlign w:val="center"/>
          </w:tcPr>
          <w:p w14:paraId="47C528C0" w14:textId="3D021904"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한재승</w:t>
            </w:r>
          </w:p>
        </w:tc>
        <w:tc>
          <w:tcPr>
            <w:tcW w:w="6448" w:type="dxa"/>
            <w:tcBorders>
              <w:top w:val="single" w:sz="2" w:space="0" w:color="000000"/>
              <w:left w:val="single" w:sz="2" w:space="0" w:color="000000"/>
              <w:bottom w:val="single" w:sz="2" w:space="0" w:color="000000"/>
              <w:right w:val="single" w:sz="9" w:space="0" w:color="000000"/>
              <w:tl2br w:val="nil"/>
              <w:tr2bl w:val="nil"/>
            </w:tcBorders>
            <w:vAlign w:val="center"/>
          </w:tcPr>
          <w:p w14:paraId="564E735C" w14:textId="11EA5EB3" w:rsidR="00D13DB6" w:rsidRPr="001752D2" w:rsidRDefault="00A51148" w:rsidP="005A5A75">
            <w:pPr>
              <w:pStyle w:val="a9"/>
              <w:wordWrap/>
              <w:spacing w:line="360" w:lineRule="auto"/>
              <w:rPr>
                <w:rFonts w:ascii="휴먼명조" w:eastAsia="휴먼명조" w:hAnsi="Cambria Math" w:cs="Cambria Math"/>
                <w:lang w:eastAsia="ko-KR"/>
              </w:rPr>
            </w:pPr>
            <w:r w:rsidRPr="001752D2">
              <w:rPr>
                <w:rFonts w:ascii="Cambria Math" w:eastAsia="휴먼명조" w:hAnsi="Cambria Math" w:cs="Cambria Math"/>
              </w:rPr>
              <w:t>∙</w:t>
            </w:r>
            <w:r w:rsidR="00042CE9" w:rsidRPr="001752D2">
              <w:rPr>
                <w:rFonts w:ascii="휴먼명조" w:eastAsia="휴먼명조" w:hAnsi="Cambria Math" w:cs="Cambria Math" w:hint="eastAsia"/>
                <w:lang w:eastAsia="ko-KR"/>
              </w:rPr>
              <w:t xml:space="preserve"> </w:t>
            </w:r>
            <w:r w:rsidR="00136CBB" w:rsidRPr="001752D2">
              <w:rPr>
                <w:rFonts w:ascii="휴먼명조" w:eastAsia="휴먼명조" w:hAnsi="Cambria Math" w:cs="Cambria Math" w:hint="eastAsia"/>
                <w:lang w:eastAsia="ko-KR"/>
              </w:rPr>
              <w:t>ㄴ</w:t>
            </w:r>
          </w:p>
          <w:p w14:paraId="67029F98" w14:textId="6286E105" w:rsidR="00136CBB" w:rsidRPr="001752D2" w:rsidRDefault="00136CBB" w:rsidP="005A5A75">
            <w:pPr>
              <w:pStyle w:val="a9"/>
              <w:wordWrap/>
              <w:spacing w:line="360" w:lineRule="auto"/>
              <w:rPr>
                <w:rFonts w:ascii="휴먼명조" w:eastAsia="휴먼명조" w:cs="휴먼명조"/>
                <w:lang w:eastAsia="ko-KR"/>
              </w:rPr>
            </w:pPr>
            <w:r w:rsidRPr="001752D2">
              <w:rPr>
                <w:rFonts w:ascii="Cambria Math" w:eastAsia="휴먼명조" w:hAnsi="Cambria Math" w:cs="Cambria Math"/>
              </w:rPr>
              <w:t>∙</w:t>
            </w:r>
            <w:r w:rsidRPr="001752D2">
              <w:rPr>
                <w:rFonts w:ascii="휴먼명조" w:eastAsia="휴먼명조" w:hAnsi="Cambria Math" w:cs="Cambria Math" w:hint="eastAsia"/>
                <w:lang w:eastAsia="ko-KR"/>
              </w:rPr>
              <w:t xml:space="preserve"> ㄴ</w:t>
            </w:r>
          </w:p>
        </w:tc>
      </w:tr>
      <w:tr w:rsidR="00D13DB6" w:rsidRPr="0052308B" w14:paraId="2BA9BCD6" w14:textId="77777777">
        <w:trPr>
          <w:trHeight w:val="369"/>
          <w:jc w:val="center"/>
        </w:trPr>
        <w:tc>
          <w:tcPr>
            <w:tcW w:w="942" w:type="dxa"/>
            <w:tcBorders>
              <w:top w:val="single" w:sz="2" w:space="0" w:color="000000"/>
              <w:left w:val="single" w:sz="9" w:space="0" w:color="000000"/>
              <w:bottom w:val="single" w:sz="2" w:space="0" w:color="000000"/>
              <w:right w:val="single" w:sz="2" w:space="0" w:color="000000"/>
              <w:tl2br w:val="nil"/>
              <w:tr2bl w:val="nil"/>
            </w:tcBorders>
            <w:vAlign w:val="center"/>
          </w:tcPr>
          <w:p w14:paraId="366EB60C" w14:textId="77777777" w:rsidR="00D13DB6" w:rsidRPr="001752D2" w:rsidRDefault="00A51148" w:rsidP="005A5A75">
            <w:pPr>
              <w:pStyle w:val="a9"/>
              <w:wordWrap/>
              <w:spacing w:line="360" w:lineRule="auto"/>
              <w:jc w:val="center"/>
              <w:rPr>
                <w:rFonts w:ascii="휴먼명조" w:eastAsia="휴먼명조" w:cs="휴먼명조"/>
              </w:rPr>
            </w:pPr>
            <w:r w:rsidRPr="001752D2">
              <w:rPr>
                <w:rFonts w:ascii="휴먼명조" w:eastAsia="휴먼명조" w:cs="휴먼명조" w:hint="eastAsia"/>
              </w:rPr>
              <w:t>팀원</w:t>
            </w:r>
          </w:p>
        </w:tc>
        <w:tc>
          <w:tcPr>
            <w:tcW w:w="1112" w:type="dxa"/>
            <w:tcBorders>
              <w:top w:val="single" w:sz="2" w:space="0" w:color="000000"/>
              <w:left w:val="single" w:sz="2" w:space="0" w:color="000000"/>
              <w:bottom w:val="single" w:sz="2" w:space="0" w:color="000000"/>
              <w:right w:val="single" w:sz="2" w:space="0" w:color="000000"/>
              <w:tl2br w:val="nil"/>
              <w:tr2bl w:val="nil"/>
            </w:tcBorders>
            <w:vAlign w:val="center"/>
          </w:tcPr>
          <w:p w14:paraId="504ABFDA" w14:textId="07FCD383"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2024090</w:t>
            </w:r>
            <w:r w:rsidR="003C28CE" w:rsidRPr="001752D2">
              <w:rPr>
                <w:rFonts w:ascii="휴먼명조" w:eastAsia="휴먼명조" w:cs="휴먼명조" w:hint="eastAsia"/>
                <w:lang w:eastAsia="ko-KR"/>
              </w:rPr>
              <w:t>1</w:t>
            </w:r>
          </w:p>
        </w:tc>
        <w:tc>
          <w:tcPr>
            <w:tcW w:w="1036" w:type="dxa"/>
            <w:tcBorders>
              <w:top w:val="single" w:sz="2" w:space="0" w:color="000000"/>
              <w:left w:val="single" w:sz="2" w:space="0" w:color="000000"/>
              <w:bottom w:val="single" w:sz="2" w:space="0" w:color="000000"/>
              <w:right w:val="single" w:sz="2" w:space="0" w:color="000000"/>
              <w:tl2br w:val="nil"/>
              <w:tr2bl w:val="nil"/>
            </w:tcBorders>
            <w:vAlign w:val="center"/>
          </w:tcPr>
          <w:p w14:paraId="5EAEF1B3" w14:textId="0C599381" w:rsidR="00D13DB6" w:rsidRPr="001752D2" w:rsidRDefault="00B52EE5" w:rsidP="005A5A75">
            <w:pPr>
              <w:pStyle w:val="a9"/>
              <w:wordWrap/>
              <w:spacing w:line="360" w:lineRule="auto"/>
              <w:jc w:val="center"/>
              <w:rPr>
                <w:rFonts w:ascii="휴먼명조" w:eastAsia="휴먼명조" w:cs="휴먼명조"/>
              </w:rPr>
            </w:pPr>
            <w:r w:rsidRPr="001752D2">
              <w:rPr>
                <w:rFonts w:ascii="휴먼명조" w:eastAsia="휴먼명조" w:cs="휴먼명조" w:hint="eastAsia"/>
                <w:lang w:eastAsia="ko-KR"/>
              </w:rPr>
              <w:t>윤 훈</w:t>
            </w:r>
          </w:p>
        </w:tc>
        <w:tc>
          <w:tcPr>
            <w:tcW w:w="6448" w:type="dxa"/>
            <w:tcBorders>
              <w:top w:val="single" w:sz="2" w:space="0" w:color="000000"/>
              <w:left w:val="single" w:sz="2" w:space="0" w:color="000000"/>
              <w:bottom w:val="single" w:sz="2" w:space="0" w:color="000000"/>
              <w:right w:val="single" w:sz="9" w:space="0" w:color="000000"/>
              <w:tl2br w:val="nil"/>
              <w:tr2bl w:val="nil"/>
            </w:tcBorders>
            <w:vAlign w:val="center"/>
          </w:tcPr>
          <w:p w14:paraId="7E528111" w14:textId="07D4BA92" w:rsidR="00F90212" w:rsidRPr="001752D2" w:rsidRDefault="00B52EE5" w:rsidP="00134BA9">
            <w:pPr>
              <w:pStyle w:val="a9"/>
              <w:wordWrap/>
              <w:spacing w:line="360" w:lineRule="auto"/>
              <w:rPr>
                <w:rFonts w:ascii="휴먼명조" w:eastAsia="휴먼명조" w:hAnsi="Cambria Math" w:cs="Cambria Math"/>
                <w:lang w:eastAsia="ko-KR"/>
              </w:rPr>
            </w:pPr>
            <w:r w:rsidRPr="001752D2">
              <w:rPr>
                <w:rFonts w:ascii="Cambria Math" w:eastAsia="휴먼명조" w:hAnsi="Cambria Math" w:cs="Cambria Math"/>
              </w:rPr>
              <w:t>∙</w:t>
            </w:r>
            <w:r w:rsidRPr="001752D2">
              <w:rPr>
                <w:rFonts w:ascii="휴먼명조" w:eastAsia="휴먼명조" w:hAnsi="Cambria Math" w:cs="Cambria Math" w:hint="eastAsia"/>
                <w:lang w:eastAsia="ko-KR"/>
              </w:rPr>
              <w:t xml:space="preserve"> </w:t>
            </w:r>
            <w:r w:rsidR="00136CBB" w:rsidRPr="001752D2">
              <w:rPr>
                <w:rFonts w:ascii="휴먼명조" w:eastAsia="휴먼명조" w:hAnsi="Cambria Math" w:cs="Cambria Math" w:hint="eastAsia"/>
                <w:lang w:eastAsia="ko-KR"/>
              </w:rPr>
              <w:t>ㄴ</w:t>
            </w:r>
          </w:p>
          <w:p w14:paraId="787B4241" w14:textId="2FAD00C5" w:rsidR="00136CBB" w:rsidRPr="001752D2" w:rsidRDefault="00136CBB" w:rsidP="00134BA9">
            <w:pPr>
              <w:pStyle w:val="a9"/>
              <w:wordWrap/>
              <w:spacing w:line="360" w:lineRule="auto"/>
              <w:rPr>
                <w:rFonts w:ascii="휴먼명조" w:eastAsia="휴먼명조" w:cs="휴먼명조"/>
                <w:lang w:eastAsia="ko-KR"/>
              </w:rPr>
            </w:pPr>
            <w:r w:rsidRPr="001752D2">
              <w:rPr>
                <w:rFonts w:ascii="Cambria Math" w:eastAsia="휴먼명조" w:hAnsi="Cambria Math" w:cs="Cambria Math"/>
              </w:rPr>
              <w:t>∙</w:t>
            </w:r>
            <w:r w:rsidRPr="001752D2">
              <w:rPr>
                <w:rFonts w:ascii="휴먼명조" w:eastAsia="휴먼명조" w:hAnsi="Cambria Math" w:cs="Cambria Math" w:hint="eastAsia"/>
                <w:lang w:eastAsia="ko-KR"/>
              </w:rPr>
              <w:t xml:space="preserve"> </w:t>
            </w:r>
            <w:r w:rsidR="00C77927">
              <w:rPr>
                <w:rFonts w:ascii="휴먼명조" w:eastAsia="휴먼명조" w:hAnsi="Cambria Math" w:cs="Cambria Math" w:hint="eastAsia"/>
                <w:lang w:eastAsia="ko-KR"/>
              </w:rPr>
              <w:t>Linux</w:t>
            </w:r>
          </w:p>
        </w:tc>
      </w:tr>
      <w:tr w:rsidR="00D13DB6" w:rsidRPr="0052308B" w14:paraId="6D8BDA6D" w14:textId="77777777">
        <w:trPr>
          <w:trHeight w:val="369"/>
          <w:jc w:val="center"/>
        </w:trPr>
        <w:tc>
          <w:tcPr>
            <w:tcW w:w="942" w:type="dxa"/>
            <w:tcBorders>
              <w:top w:val="single" w:sz="2" w:space="0" w:color="000000"/>
              <w:left w:val="single" w:sz="9" w:space="0" w:color="000000"/>
              <w:bottom w:val="single" w:sz="2" w:space="0" w:color="000000"/>
              <w:right w:val="single" w:sz="2" w:space="0" w:color="000000"/>
              <w:tl2br w:val="nil"/>
              <w:tr2bl w:val="nil"/>
            </w:tcBorders>
            <w:vAlign w:val="center"/>
          </w:tcPr>
          <w:p w14:paraId="29BE3616" w14:textId="6F1C0BB0"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팀원</w:t>
            </w:r>
          </w:p>
        </w:tc>
        <w:tc>
          <w:tcPr>
            <w:tcW w:w="1112" w:type="dxa"/>
            <w:tcBorders>
              <w:top w:val="single" w:sz="2" w:space="0" w:color="000000"/>
              <w:left w:val="single" w:sz="2" w:space="0" w:color="000000"/>
              <w:bottom w:val="single" w:sz="2" w:space="0" w:color="000000"/>
              <w:right w:val="single" w:sz="2" w:space="0" w:color="000000"/>
              <w:tl2br w:val="nil"/>
              <w:tr2bl w:val="nil"/>
            </w:tcBorders>
            <w:vAlign w:val="center"/>
          </w:tcPr>
          <w:p w14:paraId="012DA364" w14:textId="5F7A8AB7"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202422</w:t>
            </w:r>
            <w:r w:rsidR="003C28CE" w:rsidRPr="001752D2">
              <w:rPr>
                <w:rFonts w:ascii="휴먼명조" w:eastAsia="휴먼명조" w:cs="휴먼명조" w:hint="eastAsia"/>
                <w:lang w:eastAsia="ko-KR"/>
              </w:rPr>
              <w:t>07</w:t>
            </w:r>
          </w:p>
        </w:tc>
        <w:tc>
          <w:tcPr>
            <w:tcW w:w="1036" w:type="dxa"/>
            <w:tcBorders>
              <w:top w:val="single" w:sz="2" w:space="0" w:color="000000"/>
              <w:left w:val="single" w:sz="2" w:space="0" w:color="000000"/>
              <w:bottom w:val="single" w:sz="2" w:space="0" w:color="000000"/>
              <w:right w:val="single" w:sz="2" w:space="0" w:color="000000"/>
              <w:tl2br w:val="nil"/>
              <w:tr2bl w:val="nil"/>
            </w:tcBorders>
            <w:vAlign w:val="center"/>
          </w:tcPr>
          <w:p w14:paraId="4EE1EC0C" w14:textId="400D6E91" w:rsidR="00D13DB6" w:rsidRPr="001752D2" w:rsidRDefault="00B52EE5" w:rsidP="005A5A75">
            <w:pPr>
              <w:pStyle w:val="a9"/>
              <w:wordWrap/>
              <w:spacing w:line="360" w:lineRule="auto"/>
              <w:jc w:val="center"/>
              <w:rPr>
                <w:rFonts w:ascii="휴먼명조" w:eastAsia="휴먼명조" w:cs="휴먼명조"/>
              </w:rPr>
            </w:pPr>
            <w:r w:rsidRPr="001752D2">
              <w:rPr>
                <w:rFonts w:ascii="휴먼명조" w:eastAsia="휴먼명조" w:cs="휴먼명조" w:hint="eastAsia"/>
                <w:lang w:eastAsia="ko-KR"/>
              </w:rPr>
              <w:t>정현진</w:t>
            </w:r>
          </w:p>
        </w:tc>
        <w:tc>
          <w:tcPr>
            <w:tcW w:w="6448" w:type="dxa"/>
            <w:tcBorders>
              <w:top w:val="single" w:sz="2" w:space="0" w:color="000000"/>
              <w:left w:val="single" w:sz="2" w:space="0" w:color="000000"/>
              <w:bottom w:val="single" w:sz="2" w:space="0" w:color="000000"/>
              <w:right w:val="single" w:sz="9" w:space="0" w:color="000000"/>
              <w:tl2br w:val="nil"/>
              <w:tr2bl w:val="nil"/>
            </w:tcBorders>
            <w:vAlign w:val="center"/>
          </w:tcPr>
          <w:p w14:paraId="5D4CE149" w14:textId="1F31E03B" w:rsidR="00136CBB" w:rsidRPr="001752D2" w:rsidRDefault="00B52EE5" w:rsidP="005A5A75">
            <w:pPr>
              <w:pStyle w:val="a9"/>
              <w:wordWrap/>
              <w:spacing w:line="360" w:lineRule="auto"/>
              <w:rPr>
                <w:rFonts w:ascii="휴먼명조" w:eastAsia="휴먼명조" w:hAnsi="Cambria Math" w:cs="Cambria Math"/>
                <w:lang w:eastAsia="ko-KR"/>
              </w:rPr>
            </w:pPr>
            <w:r w:rsidRPr="001752D2">
              <w:rPr>
                <w:rFonts w:ascii="Cambria Math" w:eastAsia="휴먼명조" w:hAnsi="Cambria Math" w:cs="Cambria Math"/>
              </w:rPr>
              <w:t>∙</w:t>
            </w:r>
            <w:r w:rsidR="00136CBB" w:rsidRPr="001752D2">
              <w:rPr>
                <w:rFonts w:ascii="휴먼명조" w:eastAsia="휴먼명조" w:hAnsi="Cambria Math" w:cs="Cambria Math" w:hint="eastAsia"/>
                <w:lang w:eastAsia="ko-KR"/>
              </w:rPr>
              <w:t xml:space="preserve"> ㄴ</w:t>
            </w:r>
          </w:p>
          <w:p w14:paraId="4C297575" w14:textId="6E73B05F" w:rsidR="00D13DB6" w:rsidRPr="001752D2" w:rsidRDefault="00136CBB" w:rsidP="005A5A75">
            <w:pPr>
              <w:pStyle w:val="a9"/>
              <w:wordWrap/>
              <w:spacing w:line="360" w:lineRule="auto"/>
              <w:rPr>
                <w:rFonts w:ascii="휴먼명조" w:eastAsia="휴먼명조" w:cs="휴먼명조"/>
                <w:lang w:eastAsia="ko-KR"/>
              </w:rPr>
            </w:pPr>
            <w:r w:rsidRPr="001752D2">
              <w:rPr>
                <w:rFonts w:ascii="Cambria Math" w:eastAsia="휴먼명조" w:hAnsi="Cambria Math" w:cs="Cambria Math"/>
              </w:rPr>
              <w:t>∙</w:t>
            </w:r>
            <w:r w:rsidRPr="001752D2">
              <w:rPr>
                <w:rFonts w:ascii="휴먼명조" w:eastAsia="휴먼명조" w:hAnsi="Cambria Math" w:cs="Cambria Math" w:hint="eastAsia"/>
                <w:lang w:eastAsia="ko-KR"/>
              </w:rPr>
              <w:t xml:space="preserve"> </w:t>
            </w:r>
            <w:r w:rsidR="00C77927">
              <w:rPr>
                <w:rFonts w:ascii="휴먼명조" w:eastAsia="휴먼명조" w:hAnsi="Cambria Math" w:cs="Cambria Math" w:hint="eastAsia"/>
                <w:lang w:eastAsia="ko-KR"/>
              </w:rPr>
              <w:t xml:space="preserve">Windows </w:t>
            </w:r>
          </w:p>
        </w:tc>
      </w:tr>
      <w:tr w:rsidR="00D13DB6" w:rsidRPr="0052308B" w14:paraId="3C6543CF" w14:textId="77777777">
        <w:trPr>
          <w:trHeight w:val="369"/>
          <w:jc w:val="center"/>
        </w:trPr>
        <w:tc>
          <w:tcPr>
            <w:tcW w:w="942" w:type="dxa"/>
            <w:tcBorders>
              <w:top w:val="single" w:sz="2" w:space="0" w:color="000000"/>
              <w:left w:val="single" w:sz="9" w:space="0" w:color="000000"/>
              <w:bottom w:val="single" w:sz="2" w:space="0" w:color="000000"/>
              <w:right w:val="single" w:sz="2" w:space="0" w:color="000000"/>
              <w:tl2br w:val="nil"/>
              <w:tr2bl w:val="nil"/>
            </w:tcBorders>
            <w:vAlign w:val="center"/>
          </w:tcPr>
          <w:p w14:paraId="29476808" w14:textId="18047BE6" w:rsidR="00D13DB6" w:rsidRPr="001752D2" w:rsidRDefault="00B52EE5" w:rsidP="005A5A75">
            <w:pPr>
              <w:pStyle w:val="a9"/>
              <w:wordWrap/>
              <w:spacing w:line="360" w:lineRule="auto"/>
              <w:jc w:val="center"/>
              <w:rPr>
                <w:rFonts w:ascii="휴먼명조" w:eastAsia="휴먼명조" w:cs="휴먼명조"/>
              </w:rPr>
            </w:pPr>
            <w:r w:rsidRPr="001752D2">
              <w:rPr>
                <w:rFonts w:ascii="휴먼명조" w:eastAsia="휴먼명조" w:cs="휴먼명조" w:hint="eastAsia"/>
                <w:lang w:eastAsia="ko-KR"/>
              </w:rPr>
              <w:t>팀원</w:t>
            </w:r>
          </w:p>
        </w:tc>
        <w:tc>
          <w:tcPr>
            <w:tcW w:w="1112" w:type="dxa"/>
            <w:tcBorders>
              <w:top w:val="single" w:sz="2" w:space="0" w:color="000000"/>
              <w:left w:val="single" w:sz="2" w:space="0" w:color="000000"/>
              <w:bottom w:val="single" w:sz="2" w:space="0" w:color="000000"/>
              <w:right w:val="single" w:sz="2" w:space="0" w:color="000000"/>
              <w:tl2br w:val="nil"/>
              <w:tr2bl w:val="nil"/>
            </w:tcBorders>
            <w:vAlign w:val="center"/>
          </w:tcPr>
          <w:p w14:paraId="336ECC0E" w14:textId="7956597D"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2024</w:t>
            </w:r>
            <w:r w:rsidR="003C28CE" w:rsidRPr="001752D2">
              <w:rPr>
                <w:rFonts w:ascii="휴먼명조" w:eastAsia="휴먼명조" w:cs="휴먼명조" w:hint="eastAsia"/>
                <w:lang w:eastAsia="ko-KR"/>
              </w:rPr>
              <w:t>0846</w:t>
            </w:r>
          </w:p>
        </w:tc>
        <w:tc>
          <w:tcPr>
            <w:tcW w:w="1036" w:type="dxa"/>
            <w:tcBorders>
              <w:top w:val="single" w:sz="2" w:space="0" w:color="000000"/>
              <w:left w:val="single" w:sz="2" w:space="0" w:color="000000"/>
              <w:bottom w:val="single" w:sz="2" w:space="0" w:color="000000"/>
              <w:right w:val="single" w:sz="2" w:space="0" w:color="000000"/>
              <w:tl2br w:val="nil"/>
              <w:tr2bl w:val="nil"/>
            </w:tcBorders>
            <w:vAlign w:val="center"/>
          </w:tcPr>
          <w:p w14:paraId="3C970410" w14:textId="4247BB20" w:rsidR="00D13DB6" w:rsidRPr="001752D2" w:rsidRDefault="00B52EE5" w:rsidP="005A5A75">
            <w:pPr>
              <w:pStyle w:val="a9"/>
              <w:wordWrap/>
              <w:spacing w:line="360" w:lineRule="auto"/>
              <w:jc w:val="center"/>
              <w:rPr>
                <w:rFonts w:ascii="휴먼명조" w:eastAsia="휴먼명조" w:cs="휴먼명조"/>
                <w:lang w:eastAsia="ko-KR"/>
              </w:rPr>
            </w:pPr>
            <w:r w:rsidRPr="001752D2">
              <w:rPr>
                <w:rFonts w:ascii="휴먼명조" w:eastAsia="휴먼명조" w:cs="휴먼명조" w:hint="eastAsia"/>
                <w:lang w:eastAsia="ko-KR"/>
              </w:rPr>
              <w:t>정준혁</w:t>
            </w:r>
          </w:p>
        </w:tc>
        <w:tc>
          <w:tcPr>
            <w:tcW w:w="6448" w:type="dxa"/>
            <w:tcBorders>
              <w:top w:val="single" w:sz="2" w:space="0" w:color="000000"/>
              <w:left w:val="single" w:sz="2" w:space="0" w:color="000000"/>
              <w:bottom w:val="single" w:sz="2" w:space="0" w:color="000000"/>
              <w:right w:val="single" w:sz="9" w:space="0" w:color="000000"/>
              <w:tl2br w:val="nil"/>
              <w:tr2bl w:val="nil"/>
            </w:tcBorders>
            <w:vAlign w:val="center"/>
          </w:tcPr>
          <w:p w14:paraId="56CDA668" w14:textId="0103C1F5" w:rsidR="00D13DB6" w:rsidRPr="001752D2" w:rsidRDefault="00B52EE5" w:rsidP="005A5A75">
            <w:pPr>
              <w:pStyle w:val="a9"/>
              <w:wordWrap/>
              <w:spacing w:line="360" w:lineRule="auto"/>
              <w:rPr>
                <w:rFonts w:ascii="휴먼명조" w:eastAsia="휴먼명조" w:hAnsi="Cambria Math" w:cs="Cambria Math"/>
                <w:lang w:eastAsia="ko-KR"/>
              </w:rPr>
            </w:pPr>
            <w:r w:rsidRPr="001752D2">
              <w:rPr>
                <w:rFonts w:ascii="Cambria Math" w:eastAsia="휴먼명조" w:hAnsi="Cambria Math" w:cs="Cambria Math"/>
              </w:rPr>
              <w:t>∙</w:t>
            </w:r>
            <w:r w:rsidRPr="001752D2">
              <w:rPr>
                <w:rFonts w:ascii="휴먼명조" w:eastAsia="휴먼명조" w:hAnsi="Cambria Math" w:cs="Cambria Math" w:hint="eastAsia"/>
                <w:lang w:eastAsia="ko-KR"/>
              </w:rPr>
              <w:t xml:space="preserve"> </w:t>
            </w:r>
            <w:r w:rsidR="00136CBB" w:rsidRPr="001752D2">
              <w:rPr>
                <w:rFonts w:ascii="휴먼명조" w:eastAsia="휴먼명조" w:hAnsi="Cambria Math" w:cs="Cambria Math" w:hint="eastAsia"/>
                <w:lang w:eastAsia="ko-KR"/>
              </w:rPr>
              <w:t>ㄴ</w:t>
            </w:r>
          </w:p>
          <w:p w14:paraId="08839E87" w14:textId="2FA78128" w:rsidR="00136CBB" w:rsidRPr="001752D2" w:rsidRDefault="00136CBB" w:rsidP="005A5A75">
            <w:pPr>
              <w:pStyle w:val="a9"/>
              <w:wordWrap/>
              <w:spacing w:line="360" w:lineRule="auto"/>
              <w:rPr>
                <w:rFonts w:ascii="휴먼명조" w:eastAsia="휴먼명조" w:cs="휴먼명조"/>
                <w:lang w:eastAsia="ko-KR"/>
              </w:rPr>
            </w:pPr>
            <w:r w:rsidRPr="001752D2">
              <w:rPr>
                <w:rFonts w:ascii="Cambria Math" w:eastAsia="휴먼명조" w:hAnsi="Cambria Math" w:cs="Cambria Math"/>
              </w:rPr>
              <w:t>∙</w:t>
            </w:r>
            <w:r w:rsidRPr="001752D2">
              <w:rPr>
                <w:rFonts w:ascii="휴먼명조" w:eastAsia="휴먼명조" w:hAnsi="Cambria Math" w:cs="Cambria Math" w:hint="eastAsia"/>
                <w:lang w:eastAsia="ko-KR"/>
              </w:rPr>
              <w:t xml:space="preserve"> ㄴ</w:t>
            </w:r>
            <w:r w:rsidR="001752D2" w:rsidRPr="001752D2">
              <w:rPr>
                <w:rFonts w:ascii="휴먼명조" w:eastAsia="휴먼명조" w:hAnsi="Cambria Math" w:cs="Cambria Math" w:hint="eastAsia"/>
                <w:lang w:eastAsia="ko-KR"/>
              </w:rPr>
              <w:t>MacOS</w:t>
            </w:r>
          </w:p>
        </w:tc>
      </w:tr>
    </w:tbl>
    <w:p w14:paraId="1469F6CB" w14:textId="77777777" w:rsidR="00D13DB6" w:rsidRPr="0052308B" w:rsidRDefault="00D13DB6" w:rsidP="005A5A75">
      <w:pPr>
        <w:wordWrap/>
        <w:spacing w:line="360" w:lineRule="auto"/>
        <w:rPr>
          <w:rFonts w:ascii="휴먼명조" w:eastAsia="휴먼명조"/>
          <w:sz w:val="2"/>
        </w:rPr>
      </w:pPr>
    </w:p>
    <w:p w14:paraId="72F4052B" w14:textId="6DCC17A1" w:rsidR="00CB6D9D" w:rsidRDefault="00CB6D9D">
      <w:pPr>
        <w:widowControl/>
        <w:wordWrap/>
        <w:autoSpaceDE/>
        <w:autoSpaceDN/>
        <w:rPr>
          <w:rFonts w:ascii="휴먼명조" w:eastAsia="휴먼명조"/>
          <w:sz w:val="24"/>
          <w:szCs w:val="24"/>
          <w:lang w:eastAsia="ko-KR"/>
        </w:rPr>
      </w:pPr>
      <w:r>
        <w:rPr>
          <w:rFonts w:ascii="휴먼명조" w:eastAsia="휴먼명조"/>
          <w:sz w:val="24"/>
          <w:szCs w:val="24"/>
          <w:lang w:eastAsia="ko-KR"/>
        </w:rPr>
        <w:br w:type="page"/>
      </w:r>
    </w:p>
    <w:p w14:paraId="167743CD" w14:textId="77777777" w:rsidR="00D13DB6" w:rsidRPr="005A5A75" w:rsidRDefault="00A51148" w:rsidP="00957240">
      <w:pPr>
        <w:pStyle w:val="af"/>
        <w:wordWrap/>
        <w:spacing w:line="360" w:lineRule="auto"/>
        <w:jc w:val="left"/>
        <w:rPr>
          <w:rFonts w:ascii="휴먼명조"/>
          <w:w w:val="100"/>
          <w:sz w:val="32"/>
          <w:szCs w:val="32"/>
          <w:lang w:eastAsia="ko-KR"/>
        </w:rPr>
      </w:pPr>
      <w:r w:rsidRPr="005A5A75">
        <w:rPr>
          <w:rFonts w:ascii="휴먼명조" w:cs="HYSinMyeongJo-Medium" w:hint="eastAsia"/>
          <w:w w:val="100"/>
          <w:sz w:val="32"/>
          <w:szCs w:val="32"/>
          <w:lang w:eastAsia="ko-KR"/>
        </w:rPr>
        <w:lastRenderedPageBreak/>
        <w:t>Ⅱ</w:t>
      </w:r>
      <w:r w:rsidRPr="005A5A75">
        <w:rPr>
          <w:rFonts w:ascii="휴먼명조" w:cs="HCI Poppy" w:hint="eastAsia"/>
          <w:w w:val="100"/>
          <w:sz w:val="32"/>
          <w:szCs w:val="32"/>
          <w:lang w:eastAsia="ko-KR"/>
        </w:rPr>
        <w:t xml:space="preserve">. </w:t>
      </w:r>
      <w:r w:rsidRPr="005A5A75">
        <w:rPr>
          <w:rFonts w:ascii="휴먼명조" w:hint="eastAsia"/>
          <w:w w:val="100"/>
          <w:sz w:val="32"/>
          <w:szCs w:val="32"/>
          <w:lang w:eastAsia="ko-KR"/>
        </w:rPr>
        <w:t>관련 작품 분석</w:t>
      </w:r>
    </w:p>
    <w:p w14:paraId="7870C8A4" w14:textId="77777777" w:rsidR="00D13DB6" w:rsidRPr="0052308B" w:rsidRDefault="00D13DB6" w:rsidP="00957240">
      <w:pPr>
        <w:pStyle w:val="a9"/>
        <w:tabs>
          <w:tab w:val="right" w:leader="middleDot" w:pos="9290"/>
        </w:tabs>
        <w:wordWrap/>
        <w:spacing w:line="360" w:lineRule="auto"/>
        <w:jc w:val="left"/>
        <w:rPr>
          <w:rFonts w:ascii="휴먼명조" w:eastAsia="휴먼명조"/>
          <w:sz w:val="24"/>
          <w:szCs w:val="24"/>
          <w:lang w:eastAsia="ko-KR"/>
        </w:rPr>
      </w:pPr>
    </w:p>
    <w:p w14:paraId="7FA83CE1" w14:textId="4F206151" w:rsidR="00F61FF9" w:rsidRPr="001033A3" w:rsidRDefault="00A51148" w:rsidP="004D75D1">
      <w:pPr>
        <w:pStyle w:val="a9"/>
        <w:tabs>
          <w:tab w:val="right" w:leader="middleDot" w:pos="9290"/>
        </w:tabs>
        <w:wordWrap/>
        <w:spacing w:line="360" w:lineRule="auto"/>
        <w:ind w:left="418" w:hanging="418"/>
        <w:jc w:val="left"/>
        <w:rPr>
          <w:rFonts w:ascii="휴먼명조" w:eastAsia="휴먼명조"/>
          <w:sz w:val="2"/>
          <w:lang w:eastAsia="ko-KR"/>
        </w:rPr>
      </w:pPr>
      <w:r w:rsidRPr="005A5A75">
        <w:rPr>
          <w:rFonts w:ascii="휴먼명조" w:eastAsia="휴먼명조" w:cs="휴먼명조" w:hint="eastAsia"/>
          <w:b/>
          <w:bCs/>
          <w:sz w:val="24"/>
          <w:szCs w:val="24"/>
          <w:lang w:eastAsia="ko-KR"/>
        </w:rPr>
        <w:t xml:space="preserve"> </w:t>
      </w:r>
      <w:r w:rsidRPr="005A5A75">
        <w:rPr>
          <w:rFonts w:ascii="휴먼명조" w:eastAsia="휴먼명조" w:cs="HCI Poppy" w:hint="eastAsia"/>
          <w:b/>
          <w:bCs/>
          <w:sz w:val="24"/>
          <w:szCs w:val="24"/>
          <w:lang w:eastAsia="ko-KR"/>
        </w:rPr>
        <w:t xml:space="preserve">1. </w:t>
      </w:r>
      <w:r w:rsidRPr="005A5A75">
        <w:rPr>
          <w:rFonts w:ascii="휴먼명조" w:eastAsia="휴먼명조" w:cs="휴먼명조" w:hint="eastAsia"/>
          <w:b/>
          <w:bCs/>
          <w:sz w:val="24"/>
          <w:szCs w:val="24"/>
          <w:lang w:eastAsia="ko-KR"/>
        </w:rPr>
        <w:t>관련 작품 설명</w:t>
      </w:r>
    </w:p>
    <w:p w14:paraId="600C71E0" w14:textId="77777777" w:rsidR="00D659EA" w:rsidRDefault="00D659EA" w:rsidP="004D75D1">
      <w:pPr>
        <w:pStyle w:val="a9"/>
        <w:tabs>
          <w:tab w:val="right" w:leader="middleDot" w:pos="9290"/>
        </w:tabs>
        <w:wordWrap/>
        <w:spacing w:line="360" w:lineRule="auto"/>
        <w:jc w:val="left"/>
        <w:rPr>
          <w:rFonts w:ascii="휴먼명조" w:eastAsia="휴먼명조" w:cs="휴먼명조"/>
          <w:b/>
          <w:bCs/>
          <w:sz w:val="24"/>
          <w:szCs w:val="24"/>
          <w:lang w:eastAsia="ko-KR"/>
        </w:rPr>
      </w:pPr>
    </w:p>
    <w:p w14:paraId="0E9C116F" w14:textId="3BB78773" w:rsidR="00D87F60" w:rsidRDefault="00121B3F" w:rsidP="004D75D1">
      <w:pPr>
        <w:pStyle w:val="a9"/>
        <w:tabs>
          <w:tab w:val="right" w:leader="middleDot" w:pos="9290"/>
        </w:tabs>
        <w:wordWrap/>
        <w:spacing w:line="360" w:lineRule="auto"/>
        <w:jc w:val="left"/>
        <w:rPr>
          <w:rFonts w:ascii="휴먼명조" w:eastAsia="휴먼명조" w:cs="휴먼명조"/>
          <w:sz w:val="24"/>
          <w:szCs w:val="24"/>
          <w:lang w:eastAsia="ko-KR"/>
        </w:rPr>
      </w:pPr>
      <w:r>
        <w:rPr>
          <w:rFonts w:ascii="휴먼명조" w:eastAsia="휴먼명조" w:cs="휴먼명조" w:hint="eastAsia"/>
          <w:b/>
          <w:bCs/>
          <w:sz w:val="24"/>
          <w:szCs w:val="24"/>
          <w:lang w:eastAsia="ko-KR"/>
        </w:rPr>
        <w:t xml:space="preserve"> </w:t>
      </w:r>
      <w:r w:rsidR="00134BA9">
        <w:rPr>
          <w:rFonts w:ascii="휴먼명조" w:eastAsia="휴먼명조" w:cs="휴먼명조" w:hint="eastAsia"/>
          <w:b/>
          <w:bCs/>
          <w:sz w:val="24"/>
          <w:szCs w:val="24"/>
          <w:lang w:eastAsia="ko-KR"/>
        </w:rPr>
        <w:t>1</w:t>
      </w:r>
      <w:r w:rsidR="00384450">
        <w:rPr>
          <w:rFonts w:ascii="휴먼명조" w:eastAsia="휴먼명조" w:cs="휴먼명조" w:hint="eastAsia"/>
          <w:b/>
          <w:bCs/>
          <w:sz w:val="24"/>
          <w:szCs w:val="24"/>
          <w:lang w:eastAsia="ko-KR"/>
        </w:rPr>
        <w:t>)</w:t>
      </w:r>
      <w:r w:rsidR="00134BA9">
        <w:rPr>
          <w:rFonts w:ascii="휴먼명조" w:eastAsia="휴먼명조" w:cs="휴먼명조" w:hint="eastAsia"/>
          <w:b/>
          <w:bCs/>
          <w:sz w:val="24"/>
          <w:szCs w:val="24"/>
          <w:lang w:eastAsia="ko-KR"/>
        </w:rPr>
        <w:t xml:space="preserve"> bfgx</w:t>
      </w:r>
    </w:p>
    <w:p w14:paraId="72849688" w14:textId="60328EC5" w:rsidR="00D13DB6" w:rsidRPr="002B6C5D" w:rsidRDefault="002B6C5D"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Pr>
          <w:rFonts w:ascii="휴먼명조" w:eastAsia="휴먼명조" w:cs="휴먼명조" w:hint="eastAsia"/>
          <w:sz w:val="24"/>
          <w:szCs w:val="24"/>
          <w:lang w:eastAsia="ko-KR"/>
        </w:rPr>
        <w:t xml:space="preserve"> </w:t>
      </w:r>
      <w:r w:rsidRPr="002B6C5D">
        <w:rPr>
          <w:rFonts w:ascii="휴먼명조" w:eastAsia="휴먼명조" w:cs="휴먼명조" w:hint="eastAsia"/>
          <w:sz w:val="24"/>
          <w:szCs w:val="24"/>
          <w:lang w:eastAsia="ko-KR"/>
        </w:rPr>
        <w:t>업계</w:t>
      </w:r>
      <w:r w:rsidRPr="002B6C5D">
        <w:rPr>
          <w:rFonts w:ascii="휴먼명조" w:eastAsia="휴먼명조" w:cs="휴먼명조"/>
          <w:sz w:val="24"/>
          <w:szCs w:val="24"/>
          <w:lang w:eastAsia="ko-KR"/>
        </w:rPr>
        <w:t xml:space="preserve"> 표준으로 불릴 만큼 광범위한 플랫폼과 API를 지원하는 훌륭한 라이브러리입니다.</w:t>
      </w:r>
      <w:r>
        <w:rPr>
          <w:rFonts w:ascii="휴먼명조" w:eastAsia="휴먼명조" w:cs="휴먼명조" w:hint="eastAsia"/>
          <w:sz w:val="24"/>
          <w:szCs w:val="24"/>
          <w:lang w:eastAsia="ko-KR"/>
        </w:rPr>
        <w:t xml:space="preserve"> </w:t>
      </w:r>
      <w:r w:rsidRPr="002B6C5D">
        <w:rPr>
          <w:rFonts w:ascii="휴먼명조" w:eastAsia="휴먼명조" w:cs="휴먼명조"/>
          <w:sz w:val="24"/>
          <w:szCs w:val="24"/>
          <w:lang w:eastAsia="ko-KR"/>
        </w:rPr>
        <w:t xml:space="preserve">그러나 DirectX 9, OpenGL, WebGL 등 레거시 상태 기계(State Machine) API와의 하위 호환성을 유지하기 위해, 내부에 두터운 '최소 공통 분모(Lowest Common Denominator)' 기반의 추상화 계층을 두고 있습니다. 이로 인해 최신 API(Vulkan, DX12)가 제공하는 명시적 메모리 제어권(Bindless Heap)이나 </w:t>
      </w:r>
      <w:r w:rsidRPr="002B6C5D">
        <w:rPr>
          <w:rFonts w:ascii="휴먼명조" w:eastAsia="휴먼명조" w:cs="휴먼명조" w:hint="eastAsia"/>
          <w:sz w:val="24"/>
          <w:szCs w:val="24"/>
          <w:lang w:eastAsia="ko-KR"/>
        </w:rPr>
        <w:t>락프리</w:t>
      </w:r>
      <w:r w:rsidRPr="002B6C5D">
        <w:rPr>
          <w:rFonts w:ascii="휴먼명조" w:eastAsia="휴먼명조" w:cs="휴먼명조"/>
          <w:sz w:val="24"/>
          <w:szCs w:val="24"/>
          <w:lang w:eastAsia="ko-KR"/>
        </w:rPr>
        <w:t>(Lock-Free) 커맨드 할당의 이점을 프로그래머가 직접 통제할 수 없으며, 내부적인 상태 변환(Translation) 오버헤드가 발생합니다.</w:t>
      </w:r>
    </w:p>
    <w:p w14:paraId="13290D31" w14:textId="77777777" w:rsidR="001033A3" w:rsidRDefault="001033A3" w:rsidP="004D75D1">
      <w:pPr>
        <w:pStyle w:val="a9"/>
        <w:tabs>
          <w:tab w:val="right" w:leader="middleDot" w:pos="9290"/>
        </w:tabs>
        <w:wordWrap/>
        <w:spacing w:line="360" w:lineRule="auto"/>
        <w:ind w:left="418" w:hanging="418"/>
        <w:jc w:val="left"/>
        <w:rPr>
          <w:rFonts w:ascii="휴먼명조" w:eastAsia="휴먼명조" w:cs="휴먼명조"/>
          <w:b/>
          <w:bCs/>
          <w:sz w:val="24"/>
          <w:szCs w:val="24"/>
          <w:lang w:eastAsia="ko-KR"/>
        </w:rPr>
      </w:pPr>
    </w:p>
    <w:p w14:paraId="4063C63A" w14:textId="066A3260" w:rsidR="004722BE" w:rsidRDefault="00121B3F" w:rsidP="004D75D1">
      <w:pPr>
        <w:pStyle w:val="a9"/>
        <w:tabs>
          <w:tab w:val="right" w:leader="middleDot" w:pos="9290"/>
        </w:tabs>
        <w:wordWrap/>
        <w:spacing w:line="360" w:lineRule="auto"/>
        <w:ind w:left="418" w:hanging="418"/>
        <w:jc w:val="left"/>
        <w:rPr>
          <w:rFonts w:ascii="휴먼명조" w:eastAsia="휴먼명조" w:cs="휴먼명조"/>
          <w:sz w:val="24"/>
          <w:szCs w:val="24"/>
          <w:lang w:eastAsia="ko-KR"/>
        </w:rPr>
      </w:pPr>
      <w:r>
        <w:rPr>
          <w:rFonts w:ascii="휴먼명조" w:eastAsia="휴먼명조" w:cs="휴먼명조" w:hint="eastAsia"/>
          <w:b/>
          <w:bCs/>
          <w:sz w:val="24"/>
          <w:szCs w:val="24"/>
          <w:lang w:eastAsia="ko-KR"/>
        </w:rPr>
        <w:t xml:space="preserve"> </w:t>
      </w:r>
      <w:r w:rsidR="00384450">
        <w:rPr>
          <w:rFonts w:ascii="휴먼명조" w:eastAsia="휴먼명조" w:cs="휴먼명조" w:hint="eastAsia"/>
          <w:b/>
          <w:bCs/>
          <w:sz w:val="24"/>
          <w:szCs w:val="24"/>
          <w:lang w:eastAsia="ko-KR"/>
        </w:rPr>
        <w:t>2)</w:t>
      </w:r>
      <w:r w:rsidR="00134BA9">
        <w:rPr>
          <w:rFonts w:ascii="휴먼명조" w:eastAsia="휴먼명조" w:cs="휴먼명조" w:hint="eastAsia"/>
          <w:b/>
          <w:bCs/>
          <w:sz w:val="24"/>
          <w:szCs w:val="24"/>
          <w:lang w:eastAsia="ko-KR"/>
        </w:rPr>
        <w:t xml:space="preserve"> </w:t>
      </w:r>
      <w:r w:rsidR="00F61FF9" w:rsidRPr="00F61FF9">
        <w:rPr>
          <w:rFonts w:ascii="휴먼명조" w:eastAsia="휴먼명조" w:cs="휴먼명조"/>
          <w:b/>
          <w:bCs/>
          <w:sz w:val="24"/>
          <w:szCs w:val="24"/>
          <w:lang w:eastAsia="ko-KR"/>
        </w:rPr>
        <w:t>MethaneKit</w:t>
      </w:r>
    </w:p>
    <w:p w14:paraId="040B3CF7" w14:textId="1CC15843" w:rsidR="00134BA9" w:rsidRPr="003110B4" w:rsidRDefault="003110B4" w:rsidP="004D75D1">
      <w:pPr>
        <w:pStyle w:val="a9"/>
        <w:tabs>
          <w:tab w:val="right" w:leader="middleDot" w:pos="9290"/>
        </w:tabs>
        <w:wordWrap/>
        <w:spacing w:line="360" w:lineRule="auto"/>
        <w:jc w:val="left"/>
        <w:rPr>
          <w:rFonts w:ascii="휴먼명조" w:eastAsia="휴먼명조" w:cs="휴먼명조"/>
          <w:sz w:val="24"/>
          <w:szCs w:val="24"/>
          <w:lang w:eastAsia="ko-KR"/>
        </w:rPr>
      </w:pPr>
      <w:r>
        <w:rPr>
          <w:rFonts w:ascii="휴먼명조" w:eastAsia="휴먼명조" w:cs="휴먼명조" w:hint="eastAsia"/>
          <w:sz w:val="24"/>
          <w:szCs w:val="24"/>
          <w:lang w:eastAsia="ko-KR"/>
        </w:rPr>
        <w:t xml:space="preserve"> </w:t>
      </w:r>
      <w:r w:rsidRPr="003110B4">
        <w:rPr>
          <w:rFonts w:ascii="휴먼명조" w:eastAsia="휴먼명조" w:cs="휴먼명조"/>
          <w:sz w:val="24"/>
          <w:szCs w:val="24"/>
          <w:lang w:eastAsia="ko-KR"/>
        </w:rPr>
        <w:t>DirectX 12, Vulkan, Metal 등 최신 명시적 API만을 타겟으로 삼은 현대적인 프레임워크입니다. 하지만 아키텍처 자체가 무거운 객체 지향 프로그래밍(OOP) 패러다임에 기반하고 있습니다. 모든 렌더링 리소스와 커맨드 컨텍스트가 깊은 상속 구조(Deep Inheritance)와 스마트 포인터(Smart Pointers), 가상 함수 테이블(vptr)로 래핑되어 있어, 메모리 파편화를 유발하고 멀티코어 CPU의 L1/L2 캐시 히트율을 저하</w:t>
      </w:r>
      <w:r w:rsidRPr="003110B4">
        <w:rPr>
          <w:rFonts w:ascii="휴먼명조" w:eastAsia="휴먼명조" w:cs="휴먼명조" w:hint="eastAsia"/>
          <w:sz w:val="24"/>
          <w:szCs w:val="24"/>
          <w:lang w:eastAsia="ko-KR"/>
        </w:rPr>
        <w:t>시킵니다</w:t>
      </w:r>
      <w:r w:rsidRPr="003110B4">
        <w:rPr>
          <w:rFonts w:ascii="휴먼명조" w:eastAsia="휴먼명조" w:cs="휴먼명조"/>
          <w:sz w:val="24"/>
          <w:szCs w:val="24"/>
          <w:lang w:eastAsia="ko-KR"/>
        </w:rPr>
        <w:t>.</w:t>
      </w:r>
    </w:p>
    <w:p w14:paraId="27DBE67B" w14:textId="77777777" w:rsidR="003110B4" w:rsidRPr="005A5A75" w:rsidRDefault="003110B4" w:rsidP="004D75D1">
      <w:pPr>
        <w:pStyle w:val="a9"/>
        <w:tabs>
          <w:tab w:val="right" w:leader="middleDot" w:pos="9290"/>
        </w:tabs>
        <w:wordWrap/>
        <w:spacing w:line="360" w:lineRule="auto"/>
        <w:ind w:left="418" w:hanging="418"/>
        <w:jc w:val="left"/>
        <w:rPr>
          <w:rFonts w:ascii="휴먼명조" w:eastAsia="휴먼명조" w:cs="휴먼명조"/>
          <w:b/>
          <w:bCs/>
          <w:sz w:val="24"/>
          <w:szCs w:val="24"/>
          <w:lang w:eastAsia="ko-KR"/>
        </w:rPr>
      </w:pPr>
    </w:p>
    <w:p w14:paraId="02974F8D" w14:textId="310523A9" w:rsidR="009B355D" w:rsidRDefault="00A51148" w:rsidP="004D75D1">
      <w:pPr>
        <w:pStyle w:val="a9"/>
        <w:tabs>
          <w:tab w:val="right" w:leader="middleDot" w:pos="9290"/>
        </w:tabs>
        <w:wordWrap/>
        <w:spacing w:line="360" w:lineRule="auto"/>
        <w:ind w:left="418" w:hanging="418"/>
        <w:jc w:val="left"/>
        <w:rPr>
          <w:rFonts w:ascii="휴먼명조" w:eastAsia="휴먼명조" w:cs="휴먼명조"/>
          <w:sz w:val="24"/>
          <w:szCs w:val="24"/>
          <w:lang w:eastAsia="ko-KR"/>
        </w:rPr>
      </w:pPr>
      <w:r w:rsidRPr="005A5A75">
        <w:rPr>
          <w:rFonts w:ascii="휴먼명조" w:eastAsia="휴먼명조" w:cs="휴먼명조" w:hint="eastAsia"/>
          <w:b/>
          <w:bCs/>
          <w:sz w:val="24"/>
          <w:szCs w:val="24"/>
          <w:lang w:eastAsia="ko-KR"/>
        </w:rPr>
        <w:t xml:space="preserve"> </w:t>
      </w:r>
      <w:r w:rsidRPr="005A5A75">
        <w:rPr>
          <w:rFonts w:ascii="휴먼명조" w:eastAsia="휴먼명조" w:cs="HCI Poppy" w:hint="eastAsia"/>
          <w:b/>
          <w:bCs/>
          <w:sz w:val="24"/>
          <w:szCs w:val="24"/>
          <w:lang w:eastAsia="ko-KR"/>
        </w:rPr>
        <w:t xml:space="preserve">2. </w:t>
      </w:r>
      <w:r w:rsidRPr="005A5A75">
        <w:rPr>
          <w:rFonts w:ascii="휴먼명조" w:eastAsia="휴먼명조" w:cs="휴먼명조" w:hint="eastAsia"/>
          <w:b/>
          <w:bCs/>
          <w:sz w:val="24"/>
          <w:szCs w:val="24"/>
          <w:lang w:eastAsia="ko-KR"/>
        </w:rPr>
        <w:t>차별성 및 우수성</w:t>
      </w:r>
    </w:p>
    <w:p w14:paraId="190760D5" w14:textId="6CC0F3B4" w:rsidR="00D13DB6" w:rsidRPr="00D01A62" w:rsidRDefault="009B355D" w:rsidP="004D75D1">
      <w:pPr>
        <w:pStyle w:val="a9"/>
        <w:tabs>
          <w:tab w:val="right" w:leader="middleDot" w:pos="9290"/>
        </w:tabs>
        <w:wordWrap/>
        <w:spacing w:line="360" w:lineRule="auto"/>
        <w:jc w:val="left"/>
        <w:rPr>
          <w:rFonts w:ascii="휴먼명조" w:eastAsia="휴먼명조" w:cs="휴먼명조"/>
          <w:sz w:val="24"/>
          <w:szCs w:val="24"/>
          <w:lang w:eastAsia="ko-KR"/>
        </w:rPr>
      </w:pPr>
      <w:r>
        <w:rPr>
          <w:rFonts w:ascii="휴먼명조" w:eastAsia="휴먼명조" w:cs="휴먼명조" w:hint="eastAsia"/>
          <w:sz w:val="24"/>
          <w:szCs w:val="24"/>
          <w:lang w:eastAsia="ko-KR"/>
        </w:rPr>
        <w:t xml:space="preserve"> </w:t>
      </w:r>
      <w:r w:rsidR="00C464F1" w:rsidRPr="00C464F1">
        <w:rPr>
          <w:rFonts w:ascii="휴먼명조" w:eastAsia="휴먼명조" w:cs="휴먼명조"/>
          <w:sz w:val="24"/>
          <w:szCs w:val="24"/>
          <w:lang w:eastAsia="ko-KR"/>
        </w:rPr>
        <w:t>본 프레임워크는 범용 엔진들이 겪는 '호환성과 성능 간의 타협'을 전면 배제합니다. 기존 라이브러리들이 지원하는 레거시 API 호환성과 객체 지향적 편의성을 과감히 포기하는 대신, 하드웨어 통제력과 처리량(Throughput)을 제공한다는 점에서</w:t>
      </w:r>
      <w:r w:rsidR="00982767">
        <w:rPr>
          <w:rFonts w:ascii="휴먼명조" w:eastAsia="휴먼명조" w:cs="휴먼명조" w:hint="eastAsia"/>
          <w:sz w:val="24"/>
          <w:szCs w:val="24"/>
          <w:lang w:eastAsia="ko-KR"/>
        </w:rPr>
        <w:t xml:space="preserve"> 특화되어 있습니다.</w:t>
      </w:r>
    </w:p>
    <w:p w14:paraId="4B1A9362" w14:textId="7256FF24" w:rsidR="00D01A62" w:rsidRDefault="00D01A62" w:rsidP="004D75D1">
      <w:pPr>
        <w:widowControl/>
        <w:wordWrap/>
        <w:autoSpaceDE/>
        <w:autoSpaceDN/>
        <w:rPr>
          <w:rFonts w:ascii="휴먼명조" w:eastAsia="휴먼명조" w:hAnsi="Arial Unicode MS" w:cs="휴먼명조"/>
          <w:color w:val="000000"/>
          <w:sz w:val="24"/>
          <w:szCs w:val="24"/>
          <w:lang w:eastAsia="ko-KR"/>
        </w:rPr>
      </w:pPr>
      <w:r>
        <w:rPr>
          <w:rFonts w:ascii="휴먼명조" w:eastAsia="휴먼명조" w:cs="휴먼명조" w:hint="eastAsia"/>
          <w:sz w:val="24"/>
          <w:szCs w:val="24"/>
          <w:lang w:eastAsia="ko-KR"/>
        </w:rPr>
        <w:br w:type="page"/>
      </w:r>
    </w:p>
    <w:p w14:paraId="510C2BDD" w14:textId="77777777" w:rsidR="00D13DB6" w:rsidRPr="005A5A75" w:rsidRDefault="00A51148" w:rsidP="00C464F1">
      <w:pPr>
        <w:pStyle w:val="af"/>
        <w:wordWrap/>
        <w:spacing w:line="360" w:lineRule="auto"/>
        <w:jc w:val="left"/>
        <w:rPr>
          <w:rFonts w:ascii="휴먼명조"/>
          <w:w w:val="100"/>
          <w:sz w:val="32"/>
          <w:szCs w:val="32"/>
          <w:lang w:eastAsia="ko-KR"/>
        </w:rPr>
      </w:pPr>
      <w:r w:rsidRPr="005A5A75">
        <w:rPr>
          <w:rFonts w:ascii="휴먼명조" w:cs="HYSinMyeongJo-Medium" w:hint="eastAsia"/>
          <w:w w:val="100"/>
          <w:sz w:val="32"/>
          <w:szCs w:val="32"/>
          <w:lang w:eastAsia="ko-KR"/>
        </w:rPr>
        <w:lastRenderedPageBreak/>
        <w:t>Ⅲ</w:t>
      </w:r>
      <w:r w:rsidRPr="005A5A75">
        <w:rPr>
          <w:rFonts w:ascii="휴먼명조" w:cs="HCI Poppy" w:hint="eastAsia"/>
          <w:w w:val="100"/>
          <w:sz w:val="32"/>
          <w:szCs w:val="32"/>
          <w:lang w:eastAsia="ko-KR"/>
        </w:rPr>
        <w:t xml:space="preserve">. </w:t>
      </w:r>
      <w:r w:rsidRPr="005A5A75">
        <w:rPr>
          <w:rFonts w:ascii="휴먼명조" w:hint="eastAsia"/>
          <w:w w:val="100"/>
          <w:sz w:val="32"/>
          <w:szCs w:val="32"/>
          <w:lang w:eastAsia="ko-KR"/>
        </w:rPr>
        <w:t>관련 기술 연구</w:t>
      </w:r>
    </w:p>
    <w:p w14:paraId="03067F9A" w14:textId="7EEF41C8" w:rsidR="00D13DB6" w:rsidRPr="0005523E" w:rsidRDefault="00D13DB6" w:rsidP="00460E21">
      <w:pPr>
        <w:pStyle w:val="a9"/>
        <w:tabs>
          <w:tab w:val="right" w:leader="middleDot" w:pos="9290"/>
        </w:tabs>
        <w:wordWrap/>
        <w:spacing w:line="360" w:lineRule="auto"/>
        <w:ind w:left="418" w:hanging="418"/>
        <w:jc w:val="left"/>
        <w:rPr>
          <w:rFonts w:ascii="휴먼명조" w:eastAsia="휴먼명조" w:cs="HCI Poppy"/>
          <w:sz w:val="24"/>
          <w:szCs w:val="24"/>
          <w:lang w:eastAsia="ko-KR"/>
        </w:rPr>
      </w:pPr>
    </w:p>
    <w:p w14:paraId="7EBF2D19" w14:textId="24B28369" w:rsidR="0081787B" w:rsidRDefault="0081787B" w:rsidP="00460E21">
      <w:pPr>
        <w:pStyle w:val="a9"/>
        <w:tabs>
          <w:tab w:val="right" w:leader="middleDot" w:pos="9290"/>
        </w:tabs>
        <w:wordWrap/>
        <w:spacing w:line="360" w:lineRule="auto"/>
        <w:ind w:left="418" w:hanging="418"/>
        <w:jc w:val="left"/>
        <w:rPr>
          <w:rFonts w:ascii="휴먼명조" w:eastAsia="휴먼명조" w:cs="HCI Poppy"/>
          <w:b/>
          <w:bCs/>
          <w:sz w:val="24"/>
          <w:szCs w:val="24"/>
          <w:lang w:eastAsia="ko-KR"/>
        </w:rPr>
      </w:pPr>
      <w:r>
        <w:rPr>
          <w:rFonts w:ascii="휴먼명조" w:eastAsia="휴먼명조" w:cs="HCI Poppy" w:hint="eastAsia"/>
          <w:b/>
          <w:bCs/>
          <w:sz w:val="24"/>
          <w:szCs w:val="24"/>
          <w:lang w:eastAsia="ko-KR"/>
        </w:rPr>
        <w:t xml:space="preserve">1. </w:t>
      </w:r>
      <w:r w:rsidR="00AA32A1" w:rsidRPr="00F775B3">
        <w:rPr>
          <w:rFonts w:ascii="휴먼명조" w:eastAsia="휴먼명조" w:cs="HCI Poppy"/>
          <w:b/>
          <w:bCs/>
          <w:sz w:val="24"/>
          <w:szCs w:val="24"/>
          <w:lang w:eastAsia="ko-KR"/>
        </w:rPr>
        <w:t>현대 멀티코어 하드웨어 친화적(Hardware-Friendly) 아키텍처</w:t>
      </w:r>
      <w:r w:rsidR="00AA32A1" w:rsidRPr="00F775B3">
        <w:rPr>
          <w:rFonts w:ascii="휴먼명조" w:eastAsia="휴먼명조" w:cs="HCI Poppy" w:hint="eastAsia"/>
          <w:b/>
          <w:bCs/>
          <w:sz w:val="24"/>
          <w:szCs w:val="24"/>
          <w:lang w:eastAsia="ko-KR"/>
        </w:rPr>
        <w:t>에 관한 연구</w:t>
      </w:r>
    </w:p>
    <w:p w14:paraId="27954209" w14:textId="4C77B1BE" w:rsidR="00965143" w:rsidRDefault="00965143" w:rsidP="00460E21">
      <w:pPr>
        <w:pStyle w:val="a9"/>
        <w:tabs>
          <w:tab w:val="right" w:leader="middleDot" w:pos="9290"/>
        </w:tabs>
        <w:wordWrap/>
        <w:spacing w:line="360" w:lineRule="auto"/>
        <w:ind w:left="418" w:hanging="418"/>
        <w:jc w:val="left"/>
        <w:rPr>
          <w:rFonts w:ascii="휴먼명조" w:eastAsia="휴먼명조" w:cs="HCI Poppy"/>
          <w:sz w:val="24"/>
          <w:szCs w:val="24"/>
          <w:lang w:eastAsia="ko-KR"/>
        </w:rPr>
      </w:pPr>
    </w:p>
    <w:p w14:paraId="4FCCC252" w14:textId="755BDE6A" w:rsidR="00EF2C79" w:rsidRDefault="00EF2C79" w:rsidP="00EF2C79">
      <w:pPr>
        <w:pStyle w:val="a9"/>
        <w:tabs>
          <w:tab w:val="right" w:leader="middleDot" w:pos="9290"/>
        </w:tabs>
        <w:wordWrap/>
        <w:spacing w:line="360" w:lineRule="auto"/>
        <w:ind w:firstLineChars="100" w:firstLine="240"/>
        <w:jc w:val="left"/>
        <w:rPr>
          <w:rFonts w:ascii="휴먼명조" w:eastAsia="휴먼명조" w:cs="휴먼명조"/>
          <w:sz w:val="24"/>
          <w:szCs w:val="24"/>
          <w:lang w:eastAsia="ko-KR"/>
        </w:rPr>
      </w:pPr>
      <w:r w:rsidRPr="00400A32">
        <w:rPr>
          <w:rFonts w:ascii="휴먼명조" w:eastAsia="휴먼명조" w:cs="휴먼명조"/>
          <w:sz w:val="24"/>
          <w:szCs w:val="24"/>
          <w:lang w:eastAsia="ko-KR"/>
        </w:rPr>
        <w:t>현대 멀티코어 환경에서 렌더링 프레임워크의 치명적인 병목은 연산량</w:t>
      </w:r>
      <w:r w:rsidR="00D75A31">
        <w:rPr>
          <w:rFonts w:ascii="휴먼명조" w:eastAsia="휴먼명조" w:cs="휴먼명조" w:hint="eastAsia"/>
          <w:sz w:val="24"/>
          <w:szCs w:val="24"/>
          <w:lang w:eastAsia="ko-KR"/>
        </w:rPr>
        <w:t>(ALU)</w:t>
      </w:r>
      <w:r w:rsidRPr="00400A32">
        <w:rPr>
          <w:rFonts w:ascii="휴먼명조" w:eastAsia="휴먼명조" w:cs="휴먼명조"/>
          <w:sz w:val="24"/>
          <w:szCs w:val="24"/>
          <w:lang w:eastAsia="ko-KR"/>
        </w:rPr>
        <w:t xml:space="preserve"> 자체가 아니라 주 메모리(RAM) 접근으로 인한 지연(Memory Bound)입니다.</w:t>
      </w:r>
      <w:r w:rsidR="004F7A9C">
        <w:rPr>
          <w:rFonts w:ascii="휴먼명조" w:eastAsia="휴먼명조" w:cs="휴먼명조" w:hint="eastAsia"/>
          <w:sz w:val="24"/>
          <w:szCs w:val="24"/>
          <w:lang w:eastAsia="ko-KR"/>
        </w:rPr>
        <w:t xml:space="preserve"> 본 연구는 CppCon 등의 최신 시스템 엔지니어링 기조를 바탕으로, 데이터의 논리적 구조부터 메모리의 물리적 배치, 그리고 최종 연산에 이르는 과정을 하드웨어 친화적(Hardware-Friendly) 으로 통제하는 방법에 대해 연구합니다.</w:t>
      </w:r>
    </w:p>
    <w:p w14:paraId="03708E48" w14:textId="5F93F468" w:rsidR="00965143" w:rsidRPr="00965143" w:rsidRDefault="00965143" w:rsidP="00BC295E">
      <w:pPr>
        <w:pStyle w:val="a9"/>
        <w:tabs>
          <w:tab w:val="right" w:leader="middleDot" w:pos="9290"/>
        </w:tabs>
        <w:wordWrap/>
        <w:spacing w:line="360" w:lineRule="auto"/>
        <w:rPr>
          <w:rFonts w:ascii="휴먼명조" w:eastAsia="휴먼명조" w:cs="HCI Poppy"/>
          <w:sz w:val="24"/>
          <w:szCs w:val="24"/>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702"/>
        <w:gridCol w:w="1702"/>
        <w:gridCol w:w="6120"/>
      </w:tblGrid>
      <w:tr w:rsidR="00D13DB6" w:rsidRPr="0052308B" w14:paraId="3AC0C10F" w14:textId="77777777">
        <w:trPr>
          <w:trHeight w:val="482"/>
        </w:trPr>
        <w:tc>
          <w:tcPr>
            <w:tcW w:w="170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2B59D61E" w14:textId="77777777" w:rsidR="00D13DB6" w:rsidRPr="00EF3B85" w:rsidRDefault="00A51148" w:rsidP="0052308B">
            <w:pPr>
              <w:pStyle w:val="a9"/>
              <w:wordWrap/>
              <w:spacing w:line="360" w:lineRule="auto"/>
              <w:jc w:val="center"/>
              <w:rPr>
                <w:rFonts w:ascii="휴먼명조" w:eastAsia="휴먼명조" w:cs="휴먼고딕"/>
                <w:b/>
                <w:bCs/>
              </w:rPr>
            </w:pPr>
            <w:r w:rsidRPr="00EF3B85">
              <w:rPr>
                <w:rFonts w:ascii="휴먼명조" w:eastAsia="휴먼명조" w:cs="휴먼고딕" w:hint="eastAsia"/>
                <w:b/>
                <w:bCs/>
              </w:rPr>
              <w:t>학번</w:t>
            </w:r>
          </w:p>
        </w:tc>
        <w:tc>
          <w:tcPr>
            <w:tcW w:w="1702"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307805F5" w14:textId="77777777" w:rsidR="00D13DB6" w:rsidRPr="00EF3B85" w:rsidRDefault="00A51148" w:rsidP="0052308B">
            <w:pPr>
              <w:pStyle w:val="a9"/>
              <w:wordWrap/>
              <w:spacing w:line="360" w:lineRule="auto"/>
              <w:jc w:val="center"/>
              <w:rPr>
                <w:rFonts w:ascii="휴먼명조" w:eastAsia="휴먼명조" w:cs="휴먼고딕"/>
                <w:b/>
                <w:bCs/>
              </w:rPr>
            </w:pPr>
            <w:r w:rsidRPr="00EF3B85">
              <w:rPr>
                <w:rFonts w:ascii="휴먼명조" w:eastAsia="휴먼명조" w:cs="휴먼고딕" w:hint="eastAsia"/>
                <w:b/>
                <w:bCs/>
              </w:rPr>
              <w:t>작성자</w:t>
            </w:r>
          </w:p>
        </w:tc>
        <w:tc>
          <w:tcPr>
            <w:tcW w:w="6120"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0789564F" w14:textId="77777777" w:rsidR="00D13DB6" w:rsidRPr="00EF3B85" w:rsidRDefault="00A51148" w:rsidP="0052308B">
            <w:pPr>
              <w:pStyle w:val="a9"/>
              <w:wordWrap/>
              <w:spacing w:line="360" w:lineRule="auto"/>
              <w:jc w:val="center"/>
              <w:rPr>
                <w:rFonts w:ascii="휴먼명조" w:eastAsia="휴먼명조" w:cs="휴먼고딕"/>
                <w:b/>
                <w:bCs/>
              </w:rPr>
            </w:pPr>
            <w:r w:rsidRPr="00EF3B85">
              <w:rPr>
                <w:rFonts w:ascii="휴먼명조" w:eastAsia="휴먼명조" w:cs="휴먼고딕" w:hint="eastAsia"/>
                <w:b/>
                <w:bCs/>
              </w:rPr>
              <w:t>관련 기술</w:t>
            </w:r>
          </w:p>
        </w:tc>
      </w:tr>
      <w:tr w:rsidR="0050305A" w:rsidRPr="0052308B" w14:paraId="06B1EA63" w14:textId="77777777" w:rsidTr="00F6368B">
        <w:trPr>
          <w:trHeight w:val="482"/>
        </w:trPr>
        <w:tc>
          <w:tcPr>
            <w:tcW w:w="1702" w:type="dxa"/>
            <w:vMerge w:val="restart"/>
            <w:tcBorders>
              <w:top w:val="single" w:sz="2" w:space="0" w:color="000000"/>
              <w:left w:val="single" w:sz="9" w:space="0" w:color="000000"/>
              <w:right w:val="single" w:sz="2" w:space="0" w:color="000000"/>
              <w:tl2br w:val="nil"/>
              <w:tr2bl w:val="nil"/>
            </w:tcBorders>
            <w:vAlign w:val="center"/>
          </w:tcPr>
          <w:p w14:paraId="0FBB244F" w14:textId="58028BB7" w:rsidR="0050305A" w:rsidRPr="00EF3B85" w:rsidRDefault="0050305A" w:rsidP="0052308B">
            <w:pPr>
              <w:pStyle w:val="a9"/>
              <w:wordWrap/>
              <w:spacing w:line="360" w:lineRule="auto"/>
              <w:jc w:val="center"/>
              <w:rPr>
                <w:rFonts w:ascii="휴먼명조" w:eastAsia="휴먼명조"/>
                <w:color w:val="auto"/>
                <w:lang w:eastAsia="ko-KR"/>
              </w:rPr>
            </w:pPr>
            <w:r w:rsidRPr="00EF3B85">
              <w:rPr>
                <w:rFonts w:ascii="휴먼명조" w:eastAsia="휴먼명조" w:hint="eastAsia"/>
                <w:color w:val="auto"/>
              </w:rPr>
              <w:t>20</w:t>
            </w:r>
            <w:r w:rsidRPr="00EF3B85">
              <w:rPr>
                <w:rFonts w:ascii="휴먼명조" w:eastAsia="휴먼명조" w:hint="eastAsia"/>
                <w:color w:val="auto"/>
                <w:lang w:eastAsia="ko-KR"/>
              </w:rPr>
              <w:t>242215</w:t>
            </w:r>
          </w:p>
        </w:tc>
        <w:tc>
          <w:tcPr>
            <w:tcW w:w="1702" w:type="dxa"/>
            <w:vMerge w:val="restart"/>
            <w:tcBorders>
              <w:top w:val="single" w:sz="2" w:space="0" w:color="000000"/>
              <w:left w:val="single" w:sz="2" w:space="0" w:color="000000"/>
              <w:right w:val="single" w:sz="2" w:space="0" w:color="000000"/>
              <w:tl2br w:val="nil"/>
              <w:tr2bl w:val="nil"/>
            </w:tcBorders>
            <w:vAlign w:val="center"/>
          </w:tcPr>
          <w:p w14:paraId="196CA598" w14:textId="21861D3A" w:rsidR="0050305A" w:rsidRPr="00EF3B85" w:rsidRDefault="0050305A" w:rsidP="0052308B">
            <w:pPr>
              <w:pStyle w:val="a9"/>
              <w:wordWrap/>
              <w:spacing w:line="360" w:lineRule="auto"/>
              <w:jc w:val="center"/>
              <w:rPr>
                <w:rFonts w:ascii="휴먼명조" w:eastAsia="휴먼명조"/>
                <w:color w:val="auto"/>
                <w:lang w:eastAsia="ko-KR"/>
              </w:rPr>
            </w:pPr>
            <w:r w:rsidRPr="00EF3B85">
              <w:rPr>
                <w:rFonts w:ascii="휴먼명조" w:eastAsia="휴먼명조" w:hint="eastAsia"/>
                <w:color w:val="auto"/>
                <w:lang w:eastAsia="ko-KR"/>
              </w:rPr>
              <w:t>한재승</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78198937" w14:textId="3B9FA59C" w:rsidR="0050305A" w:rsidRPr="0081787B" w:rsidRDefault="0050305A" w:rsidP="005D0EF6">
            <w:pPr>
              <w:pStyle w:val="a9"/>
              <w:wordWrap/>
              <w:spacing w:line="360" w:lineRule="auto"/>
              <w:jc w:val="left"/>
              <w:rPr>
                <w:rFonts w:ascii="휴먼명조" w:eastAsia="휴먼명조"/>
                <w:color w:val="auto"/>
                <w:lang w:eastAsia="ko-KR"/>
              </w:rPr>
            </w:pPr>
            <w:r>
              <w:rPr>
                <w:rFonts w:ascii="휴먼명조" w:eastAsia="휴먼명조" w:hint="eastAsia"/>
                <w:color w:val="auto"/>
                <w:lang w:eastAsia="ko-KR"/>
              </w:rPr>
              <w:t>데이터 지향 설계(DOD)에 입각한 SoA(Struct of Array)</w:t>
            </w:r>
            <w:r w:rsidR="001C0FAE">
              <w:rPr>
                <w:rFonts w:ascii="휴먼명조" w:eastAsia="휴먼명조" w:hint="eastAsia"/>
                <w:color w:val="auto"/>
                <w:lang w:eastAsia="ko-KR"/>
              </w:rPr>
              <w:t xml:space="preserve"> 구조</w:t>
            </w:r>
            <w:r w:rsidR="007C65FA">
              <w:rPr>
                <w:rFonts w:ascii="휴먼명조" w:eastAsia="휴먼명조" w:hint="eastAsia"/>
                <w:color w:val="auto"/>
                <w:lang w:eastAsia="ko-KR"/>
              </w:rPr>
              <w:t xml:space="preserve">에 관한 </w:t>
            </w:r>
            <w:r w:rsidR="00BD6400">
              <w:rPr>
                <w:rFonts w:ascii="휴먼명조" w:eastAsia="휴먼명조" w:hint="eastAsia"/>
                <w:color w:val="auto"/>
                <w:lang w:eastAsia="ko-KR"/>
              </w:rPr>
              <w:t>연구</w:t>
            </w:r>
          </w:p>
        </w:tc>
      </w:tr>
      <w:tr w:rsidR="0050305A" w:rsidRPr="0052308B" w14:paraId="5F83F031" w14:textId="77777777" w:rsidTr="00F6368B">
        <w:trPr>
          <w:trHeight w:val="482"/>
        </w:trPr>
        <w:tc>
          <w:tcPr>
            <w:tcW w:w="1702" w:type="dxa"/>
            <w:vMerge/>
            <w:tcBorders>
              <w:left w:val="single" w:sz="9" w:space="0" w:color="000000"/>
              <w:right w:val="single" w:sz="2" w:space="0" w:color="000000"/>
              <w:tl2br w:val="nil"/>
              <w:tr2bl w:val="nil"/>
            </w:tcBorders>
            <w:vAlign w:val="center"/>
          </w:tcPr>
          <w:p w14:paraId="319B9C5E" w14:textId="77777777" w:rsidR="0050305A" w:rsidRPr="00EF3B85" w:rsidRDefault="0050305A" w:rsidP="0052308B">
            <w:pPr>
              <w:pStyle w:val="a9"/>
              <w:wordWrap/>
              <w:spacing w:line="360" w:lineRule="auto"/>
              <w:jc w:val="center"/>
              <w:rPr>
                <w:rFonts w:ascii="휴먼명조" w:eastAsia="휴먼명조"/>
                <w:color w:val="auto"/>
                <w:lang w:eastAsia="ko-KR"/>
              </w:rPr>
            </w:pPr>
          </w:p>
        </w:tc>
        <w:tc>
          <w:tcPr>
            <w:tcW w:w="1702" w:type="dxa"/>
            <w:vMerge/>
            <w:tcBorders>
              <w:left w:val="single" w:sz="2" w:space="0" w:color="000000"/>
              <w:right w:val="single" w:sz="2" w:space="0" w:color="000000"/>
              <w:tl2br w:val="nil"/>
              <w:tr2bl w:val="nil"/>
            </w:tcBorders>
            <w:vAlign w:val="center"/>
          </w:tcPr>
          <w:p w14:paraId="39CA801D" w14:textId="77777777" w:rsidR="0050305A" w:rsidRPr="00EF3B85" w:rsidRDefault="0050305A" w:rsidP="0052308B">
            <w:pPr>
              <w:pStyle w:val="a9"/>
              <w:wordWrap/>
              <w:spacing w:line="360" w:lineRule="auto"/>
              <w:jc w:val="center"/>
              <w:rPr>
                <w:rFonts w:ascii="휴먼명조" w:eastAsia="휴먼명조"/>
                <w:color w:val="auto"/>
                <w:lang w:eastAsia="ko-KR"/>
              </w:rPr>
            </w:pP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28A1BAB1" w14:textId="3683DC11" w:rsidR="0050305A" w:rsidRDefault="0050305A" w:rsidP="005D0EF6">
            <w:pPr>
              <w:pStyle w:val="a9"/>
              <w:wordWrap/>
              <w:spacing w:line="360" w:lineRule="auto"/>
              <w:jc w:val="left"/>
              <w:rPr>
                <w:rFonts w:ascii="휴먼명조" w:eastAsia="휴먼명조"/>
                <w:color w:val="auto"/>
                <w:lang w:eastAsia="ko-KR"/>
              </w:rPr>
            </w:pPr>
            <w:r>
              <w:rPr>
                <w:rFonts w:ascii="휴먼명조" w:eastAsia="휴먼명조" w:hint="eastAsia"/>
                <w:color w:val="auto"/>
                <w:lang w:eastAsia="ko-KR"/>
              </w:rPr>
              <w:t>CPU 캐시 아키텍처(L1/L2) 분</w:t>
            </w:r>
            <w:r w:rsidR="0044197A">
              <w:rPr>
                <w:rFonts w:ascii="휴먼명조" w:eastAsia="휴먼명조" w:hint="eastAsia"/>
                <w:color w:val="auto"/>
                <w:lang w:eastAsia="ko-KR"/>
              </w:rPr>
              <w:t>석 및 물리적</w:t>
            </w:r>
            <w:r>
              <w:rPr>
                <w:rFonts w:ascii="휴먼명조" w:eastAsia="휴먼명조" w:hint="eastAsia"/>
                <w:color w:val="auto"/>
                <w:lang w:eastAsia="ko-KR"/>
              </w:rPr>
              <w:t xml:space="preserve"> 메모리 레이아웃에</w:t>
            </w:r>
            <w:r w:rsidR="00CE2F70">
              <w:rPr>
                <w:rFonts w:ascii="휴먼명조" w:eastAsia="휴먼명조" w:hint="eastAsia"/>
                <w:color w:val="auto"/>
                <w:lang w:eastAsia="ko-KR"/>
              </w:rPr>
              <w:t xml:space="preserve"> </w:t>
            </w:r>
            <w:r>
              <w:rPr>
                <w:rFonts w:ascii="휴먼명조" w:eastAsia="휴먼명조" w:hint="eastAsia"/>
                <w:color w:val="auto"/>
                <w:lang w:eastAsia="ko-KR"/>
              </w:rPr>
              <w:t>관한 연구</w:t>
            </w:r>
          </w:p>
        </w:tc>
      </w:tr>
      <w:tr w:rsidR="0050305A" w:rsidRPr="0052308B" w14:paraId="1DE4965C" w14:textId="77777777" w:rsidTr="00F6368B">
        <w:trPr>
          <w:trHeight w:val="482"/>
        </w:trPr>
        <w:tc>
          <w:tcPr>
            <w:tcW w:w="1702" w:type="dxa"/>
            <w:vMerge/>
            <w:tcBorders>
              <w:left w:val="single" w:sz="9" w:space="0" w:color="000000"/>
              <w:bottom w:val="single" w:sz="9" w:space="0" w:color="000000"/>
              <w:right w:val="single" w:sz="2" w:space="0" w:color="000000"/>
              <w:tl2br w:val="nil"/>
              <w:tr2bl w:val="nil"/>
            </w:tcBorders>
            <w:vAlign w:val="center"/>
          </w:tcPr>
          <w:p w14:paraId="3BA39A7F" w14:textId="77777777" w:rsidR="0050305A" w:rsidRPr="00EF3B85" w:rsidRDefault="0050305A" w:rsidP="0052308B">
            <w:pPr>
              <w:pStyle w:val="a9"/>
              <w:wordWrap/>
              <w:spacing w:line="360" w:lineRule="auto"/>
              <w:jc w:val="center"/>
              <w:rPr>
                <w:rFonts w:ascii="휴먼명조" w:eastAsia="휴먼명조"/>
                <w:color w:val="auto"/>
                <w:lang w:eastAsia="ko-KR"/>
              </w:rPr>
            </w:pPr>
          </w:p>
        </w:tc>
        <w:tc>
          <w:tcPr>
            <w:tcW w:w="1702" w:type="dxa"/>
            <w:vMerge/>
            <w:tcBorders>
              <w:left w:val="single" w:sz="2" w:space="0" w:color="000000"/>
              <w:bottom w:val="single" w:sz="9" w:space="0" w:color="000000"/>
              <w:right w:val="single" w:sz="2" w:space="0" w:color="000000"/>
              <w:tl2br w:val="nil"/>
              <w:tr2bl w:val="nil"/>
            </w:tcBorders>
            <w:vAlign w:val="center"/>
          </w:tcPr>
          <w:p w14:paraId="0E6AC4C5" w14:textId="77777777" w:rsidR="0050305A" w:rsidRPr="00EF3B85" w:rsidRDefault="0050305A" w:rsidP="0052308B">
            <w:pPr>
              <w:pStyle w:val="a9"/>
              <w:wordWrap/>
              <w:spacing w:line="360" w:lineRule="auto"/>
              <w:jc w:val="center"/>
              <w:rPr>
                <w:rFonts w:ascii="휴먼명조" w:eastAsia="휴먼명조"/>
                <w:color w:val="auto"/>
                <w:lang w:eastAsia="ko-KR"/>
              </w:rPr>
            </w:pPr>
          </w:p>
        </w:tc>
        <w:tc>
          <w:tcPr>
            <w:tcW w:w="6120" w:type="dxa"/>
            <w:tcBorders>
              <w:top w:val="single" w:sz="2" w:space="0" w:color="000000"/>
              <w:left w:val="single" w:sz="2" w:space="0" w:color="000000"/>
              <w:bottom w:val="single" w:sz="9" w:space="0" w:color="000000"/>
              <w:right w:val="single" w:sz="9" w:space="0" w:color="000000"/>
              <w:tl2br w:val="nil"/>
              <w:tr2bl w:val="nil"/>
            </w:tcBorders>
            <w:vAlign w:val="center"/>
          </w:tcPr>
          <w:p w14:paraId="310B69BF" w14:textId="665CDCD8" w:rsidR="0050305A" w:rsidRPr="00FB5CB5" w:rsidRDefault="008E522D" w:rsidP="005D0EF6">
            <w:pPr>
              <w:pStyle w:val="a9"/>
              <w:wordWrap/>
              <w:spacing w:line="360" w:lineRule="auto"/>
              <w:jc w:val="left"/>
              <w:rPr>
                <w:rFonts w:ascii="휴먼명조" w:eastAsia="휴먼명조"/>
                <w:color w:val="auto"/>
                <w:lang w:eastAsia="ko-KR"/>
              </w:rPr>
            </w:pPr>
            <w:r>
              <w:rPr>
                <w:rFonts w:ascii="휴먼명조" w:eastAsia="휴먼명조" w:hint="eastAsia"/>
                <w:color w:val="auto"/>
                <w:lang w:eastAsia="ko-KR"/>
              </w:rPr>
              <w:t>SIMD 인트린직(Intrinsics)</w:t>
            </w:r>
            <w:r w:rsidR="001C0FAE">
              <w:rPr>
                <w:rFonts w:ascii="휴먼명조" w:eastAsia="휴먼명조" w:hint="eastAsia"/>
                <w:color w:val="auto"/>
                <w:lang w:eastAsia="ko-KR"/>
              </w:rPr>
              <w:t>을 활용한</w:t>
            </w:r>
            <w:r w:rsidR="004465BA">
              <w:rPr>
                <w:rFonts w:ascii="휴먼명조" w:eastAsia="휴먼명조" w:hint="eastAsia"/>
                <w:color w:val="auto"/>
                <w:lang w:eastAsia="ko-KR"/>
              </w:rPr>
              <w:t xml:space="preserve"> 데이터 병렬 처리 최적화</w:t>
            </w:r>
          </w:p>
        </w:tc>
      </w:tr>
    </w:tbl>
    <w:p w14:paraId="72797E8D" w14:textId="77777777" w:rsidR="00D13DB6" w:rsidRPr="003B48C6" w:rsidRDefault="00D13DB6" w:rsidP="0052308B">
      <w:pPr>
        <w:wordWrap/>
        <w:spacing w:line="360" w:lineRule="auto"/>
        <w:rPr>
          <w:rFonts w:ascii="휴먼명조" w:eastAsia="휴먼명조"/>
          <w:sz w:val="2"/>
          <w:lang w:eastAsia="ko-KR"/>
        </w:rPr>
      </w:pPr>
    </w:p>
    <w:p w14:paraId="4F118495" w14:textId="76CF6F8A" w:rsidR="006F11C5" w:rsidRDefault="006F11C5" w:rsidP="00460E21">
      <w:pPr>
        <w:pStyle w:val="a9"/>
        <w:tabs>
          <w:tab w:val="right" w:leader="middleDot" w:pos="9290"/>
        </w:tabs>
        <w:wordWrap/>
        <w:spacing w:line="360" w:lineRule="auto"/>
        <w:jc w:val="left"/>
        <w:rPr>
          <w:rFonts w:ascii="휴먼명조" w:eastAsia="휴먼명조" w:cs="휴먼명조"/>
          <w:sz w:val="24"/>
          <w:szCs w:val="24"/>
          <w:lang w:eastAsia="ko-KR"/>
        </w:rPr>
      </w:pPr>
    </w:p>
    <w:p w14:paraId="41B2AF01" w14:textId="77777777" w:rsidR="00957240" w:rsidRDefault="005C5AA6" w:rsidP="00460E21">
      <w:pPr>
        <w:pStyle w:val="a9"/>
        <w:tabs>
          <w:tab w:val="right" w:leader="middleDot" w:pos="9290"/>
        </w:tabs>
        <w:wordWrap/>
        <w:spacing w:line="360" w:lineRule="auto"/>
        <w:jc w:val="left"/>
        <w:rPr>
          <w:rFonts w:ascii="휴먼명조" w:eastAsia="휴먼명조"/>
          <w:b/>
          <w:bCs/>
          <w:color w:val="auto"/>
          <w:sz w:val="24"/>
          <w:szCs w:val="24"/>
          <w:lang w:eastAsia="ko-KR"/>
        </w:rPr>
      </w:pPr>
      <w:r>
        <w:rPr>
          <w:rFonts w:ascii="휴먼명조" w:eastAsia="휴먼명조" w:hint="eastAsia"/>
          <w:b/>
          <w:bCs/>
          <w:color w:val="auto"/>
          <w:sz w:val="24"/>
          <w:szCs w:val="24"/>
          <w:lang w:eastAsia="ko-KR"/>
        </w:rPr>
        <w:t>1</w:t>
      </w:r>
      <w:r w:rsidR="00D82B7F">
        <w:rPr>
          <w:rFonts w:ascii="휴먼명조" w:eastAsia="휴먼명조" w:hint="eastAsia"/>
          <w:b/>
          <w:bCs/>
          <w:color w:val="auto"/>
          <w:sz w:val="24"/>
          <w:szCs w:val="24"/>
          <w:lang w:eastAsia="ko-KR"/>
        </w:rPr>
        <w:t>)</w:t>
      </w:r>
      <w:r>
        <w:rPr>
          <w:rFonts w:ascii="휴먼명조" w:eastAsia="휴먼명조" w:hint="eastAsia"/>
          <w:b/>
          <w:bCs/>
          <w:color w:val="auto"/>
          <w:sz w:val="24"/>
          <w:szCs w:val="24"/>
          <w:lang w:eastAsia="ko-KR"/>
        </w:rPr>
        <w:t xml:space="preserve"> </w:t>
      </w:r>
      <w:r w:rsidRPr="005C5AA6">
        <w:rPr>
          <w:rFonts w:ascii="휴먼명조" w:eastAsia="휴먼명조" w:hint="eastAsia"/>
          <w:b/>
          <w:bCs/>
          <w:color w:val="auto"/>
          <w:sz w:val="24"/>
          <w:szCs w:val="24"/>
          <w:lang w:eastAsia="ko-KR"/>
        </w:rPr>
        <w:t>데이터 지향 설계(DOD)에 입각한 SoA(Struct of Array) 구조</w:t>
      </w:r>
      <w:r w:rsidR="00A43EDE">
        <w:rPr>
          <w:rFonts w:ascii="휴먼명조" w:eastAsia="휴먼명조" w:hint="eastAsia"/>
          <w:b/>
          <w:bCs/>
          <w:color w:val="auto"/>
          <w:sz w:val="24"/>
          <w:szCs w:val="24"/>
          <w:lang w:eastAsia="ko-KR"/>
        </w:rPr>
        <w:t>에 관한 연구</w:t>
      </w:r>
    </w:p>
    <w:p w14:paraId="578BFC0C" w14:textId="4BEC4227" w:rsidR="003375DC" w:rsidRDefault="005E1B71" w:rsidP="00460E21">
      <w:pPr>
        <w:pStyle w:val="a9"/>
        <w:tabs>
          <w:tab w:val="right" w:leader="middleDot" w:pos="9290"/>
        </w:tabs>
        <w:wordWrap/>
        <w:spacing w:line="360" w:lineRule="auto"/>
        <w:jc w:val="left"/>
        <w:rPr>
          <w:rFonts w:ascii="휴먼명조" w:eastAsia="휴먼명조" w:cs="휴먼명조"/>
          <w:sz w:val="24"/>
          <w:szCs w:val="24"/>
          <w:lang w:eastAsia="ko-KR"/>
        </w:rPr>
      </w:pPr>
      <w:r>
        <w:rPr>
          <w:rFonts w:ascii="휴먼명조" w:eastAsia="휴먼명조" w:cs="휴먼명조" w:hint="eastAsia"/>
          <w:sz w:val="24"/>
          <w:szCs w:val="24"/>
          <w:lang w:eastAsia="ko-KR"/>
        </w:rPr>
        <w:t xml:space="preserve">내용: </w:t>
      </w:r>
      <w:r w:rsidR="003375DC">
        <w:rPr>
          <w:rFonts w:ascii="휴먼명조" w:eastAsia="휴먼명조" w:cs="휴먼명조" w:hint="eastAsia"/>
          <w:sz w:val="24"/>
          <w:szCs w:val="24"/>
          <w:lang w:eastAsia="ko-KR"/>
        </w:rPr>
        <w:t>객체 지향의 배열이 어떻게 메모리 파편화를 일으키고 캐시 프리페처를 방해하는지</w:t>
      </w:r>
      <w:r w:rsidR="001E73C6">
        <w:rPr>
          <w:rFonts w:ascii="휴먼명조" w:eastAsia="휴먼명조" w:cs="휴먼명조" w:hint="eastAsia"/>
          <w:sz w:val="24"/>
          <w:szCs w:val="24"/>
          <w:lang w:eastAsia="ko-KR"/>
        </w:rPr>
        <w:t>.</w:t>
      </w:r>
    </w:p>
    <w:p w14:paraId="020E5EB7" w14:textId="188FC93D" w:rsidR="001E73C6" w:rsidRDefault="00541909" w:rsidP="00460E21">
      <w:pPr>
        <w:pStyle w:val="a9"/>
        <w:tabs>
          <w:tab w:val="right" w:leader="middleDot" w:pos="9290"/>
        </w:tabs>
        <w:wordWrap/>
        <w:spacing w:line="360" w:lineRule="auto"/>
        <w:jc w:val="left"/>
        <w:rPr>
          <w:rFonts w:ascii="휴먼명조" w:eastAsia="휴먼명조" w:cs="휴먼명조"/>
          <w:sz w:val="24"/>
          <w:szCs w:val="24"/>
          <w:lang w:eastAsia="ko-KR"/>
        </w:rPr>
      </w:pPr>
      <w:r>
        <w:rPr>
          <w:rFonts w:ascii="휴먼명조" w:eastAsia="휴먼명조" w:cs="휴먼명조" w:hint="eastAsia"/>
          <w:sz w:val="24"/>
          <w:szCs w:val="24"/>
          <w:lang w:eastAsia="ko-KR"/>
        </w:rPr>
        <w:t>핵심 데이터:</w:t>
      </w:r>
      <w:r w:rsidR="00962E78">
        <w:rPr>
          <w:rFonts w:ascii="휴먼명조" w:eastAsia="휴먼명조" w:cs="휴먼명조" w:hint="eastAsia"/>
          <w:sz w:val="24"/>
          <w:szCs w:val="24"/>
          <w:lang w:eastAsia="ko-KR"/>
        </w:rPr>
        <w:t xml:space="preserve"> </w:t>
      </w:r>
      <w:r w:rsidR="001E73C6">
        <w:rPr>
          <w:rFonts w:ascii="휴먼명조" w:eastAsia="휴먼명조" w:cs="휴먼명조" w:hint="eastAsia"/>
          <w:sz w:val="24"/>
          <w:szCs w:val="24"/>
          <w:lang w:eastAsia="ko-KR"/>
        </w:rPr>
        <w:t>AoS와 SoA 메모리 접근 패턴 차이 도식화.</w:t>
      </w:r>
    </w:p>
    <w:p w14:paraId="3B1C7639" w14:textId="16D3B3E9" w:rsidR="00A4086B" w:rsidRDefault="00A4086B" w:rsidP="00460E21">
      <w:pPr>
        <w:pStyle w:val="a9"/>
        <w:tabs>
          <w:tab w:val="right" w:leader="middleDot" w:pos="9290"/>
        </w:tabs>
        <w:wordWrap/>
        <w:spacing w:line="360" w:lineRule="auto"/>
        <w:jc w:val="left"/>
        <w:rPr>
          <w:rFonts w:ascii="휴먼명조" w:eastAsia="휴먼명조" w:cs="휴먼명조"/>
          <w:sz w:val="24"/>
          <w:szCs w:val="24"/>
          <w:lang w:eastAsia="ko-KR"/>
        </w:rPr>
      </w:pPr>
    </w:p>
    <w:p w14:paraId="3B76EE06" w14:textId="67AE9BFE" w:rsidR="00255F9A" w:rsidRDefault="00050D03" w:rsidP="005664B6">
      <w:pPr>
        <w:pStyle w:val="a9"/>
        <w:tabs>
          <w:tab w:val="right" w:leader="middleDot" w:pos="9290"/>
        </w:tabs>
        <w:wordWrap/>
        <w:spacing w:line="360" w:lineRule="auto"/>
        <w:ind w:firstLineChars="100" w:firstLine="240"/>
        <w:jc w:val="left"/>
        <w:rPr>
          <w:rFonts w:ascii="휴먼명조" w:eastAsia="휴먼명조" w:cs="휴먼명조"/>
          <w:sz w:val="24"/>
          <w:szCs w:val="24"/>
          <w:lang w:eastAsia="ko-KR"/>
        </w:rPr>
      </w:pPr>
      <w:r w:rsidRPr="00400A32">
        <w:rPr>
          <w:rFonts w:ascii="휴먼명조" w:eastAsia="휴먼명조" w:cs="휴먼명조"/>
          <w:sz w:val="24"/>
          <w:szCs w:val="24"/>
          <w:lang w:eastAsia="ko-KR"/>
        </w:rPr>
        <w:t>구체적으로는 데이터의 공간적 지역성(Spatial Locality)을 극대화하기 위해 객체의 크기와 배열을 캐시 라인에 맞추어 강제 정렬(alignas)하고, 불필요한 패딩(Padding)을 제어하여 캐시 미스(Cache Miss)를 수학적으로 최소화</w:t>
      </w:r>
      <w:r>
        <w:rPr>
          <w:rFonts w:ascii="휴먼명조" w:eastAsia="휴먼명조" w:cs="휴먼명조" w:hint="eastAsia"/>
          <w:sz w:val="24"/>
          <w:szCs w:val="24"/>
          <w:lang w:eastAsia="ko-KR"/>
        </w:rPr>
        <w:t xml:space="preserve">하기 위한 </w:t>
      </w:r>
      <w:r w:rsidRPr="00400A32">
        <w:rPr>
          <w:rFonts w:ascii="휴먼명조" w:eastAsia="휴먼명조" w:cs="휴먼명조"/>
          <w:sz w:val="24"/>
          <w:szCs w:val="24"/>
          <w:lang w:eastAsia="ko-KR"/>
        </w:rPr>
        <w:t>캐시 친화적(Cache-Friendly) 메모리 배치 아키텍처를 구현.</w:t>
      </w:r>
      <w:r w:rsidR="005664B6">
        <w:rPr>
          <w:rFonts w:ascii="휴먼명조" w:eastAsia="휴먼명조" w:cs="휴먼명조" w:hint="eastAsia"/>
          <w:sz w:val="24"/>
          <w:szCs w:val="24"/>
          <w:lang w:eastAsia="ko-KR"/>
        </w:rPr>
        <w:t xml:space="preserve"> </w:t>
      </w:r>
      <w:r w:rsidR="00255F9A">
        <w:rPr>
          <w:rFonts w:ascii="휴먼명조" w:eastAsia="휴먼명조" w:cs="휴먼명조" w:hint="eastAsia"/>
          <w:sz w:val="24"/>
          <w:szCs w:val="24"/>
          <w:lang w:eastAsia="ko-KR"/>
        </w:rPr>
        <w:t xml:space="preserve">(참조: CppCon </w:t>
      </w:r>
      <w:r w:rsidR="0099720D">
        <w:rPr>
          <w:rFonts w:ascii="휴먼명조" w:eastAsia="휴먼명조" w:cs="휴먼명조" w:hint="eastAsia"/>
          <w:sz w:val="24"/>
          <w:szCs w:val="24"/>
          <w:lang w:eastAsia="ko-KR"/>
        </w:rPr>
        <w:t>2025 -</w:t>
      </w:r>
      <w:r w:rsidR="00255F9A">
        <w:rPr>
          <w:rFonts w:ascii="휴먼명조" w:eastAsia="휴먼명조" w:cs="휴먼명조" w:hint="eastAsia"/>
          <w:sz w:val="24"/>
          <w:szCs w:val="24"/>
          <w:lang w:eastAsia="ko-KR"/>
        </w:rPr>
        <w:t xml:space="preserve"> </w:t>
      </w:r>
      <w:r w:rsidR="00255F9A">
        <w:rPr>
          <w:rFonts w:ascii="휴먼명조" w:eastAsia="휴먼명조" w:cs="휴먼명조"/>
          <w:sz w:val="24"/>
          <w:szCs w:val="24"/>
          <w:lang w:eastAsia="ko-KR"/>
        </w:rPr>
        <w:t>“</w:t>
      </w:r>
      <w:r w:rsidR="0099720D">
        <w:rPr>
          <w:rFonts w:ascii="휴먼명조" w:eastAsia="휴먼명조" w:cs="휴먼명조" w:hint="eastAsia"/>
          <w:sz w:val="24"/>
          <w:szCs w:val="24"/>
          <w:lang w:eastAsia="ko-KR"/>
        </w:rPr>
        <w:t>Cache-Friendly C++</w:t>
      </w:r>
      <w:r w:rsidR="0099720D">
        <w:rPr>
          <w:rFonts w:ascii="휴먼명조" w:eastAsia="휴먼명조" w:cs="휴먼명조"/>
          <w:sz w:val="24"/>
          <w:szCs w:val="24"/>
          <w:lang w:eastAsia="ko-KR"/>
        </w:rPr>
        <w:t>”</w:t>
      </w:r>
      <w:r w:rsidR="00255F9A">
        <w:rPr>
          <w:rFonts w:ascii="휴먼명조" w:eastAsia="휴먼명조" w:cs="휴먼명조" w:hint="eastAsia"/>
          <w:sz w:val="24"/>
          <w:szCs w:val="24"/>
          <w:lang w:eastAsia="ko-KR"/>
        </w:rPr>
        <w:t>)</w:t>
      </w:r>
    </w:p>
    <w:p w14:paraId="01097CC1" w14:textId="526DE45D" w:rsidR="005664B6" w:rsidRDefault="005664B6" w:rsidP="005664B6">
      <w:pPr>
        <w:pStyle w:val="a9"/>
        <w:tabs>
          <w:tab w:val="right" w:leader="middleDot" w:pos="9290"/>
        </w:tabs>
        <w:wordWrap/>
        <w:spacing w:line="360" w:lineRule="auto"/>
        <w:jc w:val="left"/>
        <w:rPr>
          <w:rFonts w:ascii="휴먼명조" w:eastAsia="휴먼명조" w:cs="휴먼명조"/>
          <w:sz w:val="24"/>
          <w:szCs w:val="24"/>
          <w:lang w:eastAsia="ko-KR"/>
        </w:rPr>
      </w:pPr>
    </w:p>
    <w:p w14:paraId="1FD4991B" w14:textId="77777777" w:rsidR="00957240" w:rsidRDefault="00957240" w:rsidP="005664B6">
      <w:pPr>
        <w:pStyle w:val="a9"/>
        <w:tabs>
          <w:tab w:val="right" w:leader="middleDot" w:pos="9290"/>
        </w:tabs>
        <w:wordWrap/>
        <w:spacing w:line="360" w:lineRule="auto"/>
        <w:jc w:val="left"/>
        <w:rPr>
          <w:rFonts w:ascii="휴먼명조" w:eastAsia="휴먼명조" w:cs="휴먼명조"/>
          <w:sz w:val="24"/>
          <w:szCs w:val="24"/>
          <w:lang w:eastAsia="ko-KR"/>
        </w:rPr>
      </w:pPr>
    </w:p>
    <w:p w14:paraId="5ECFD1F7" w14:textId="2003AE50" w:rsidR="00855082" w:rsidRPr="009E473B" w:rsidRDefault="00855082" w:rsidP="00460E21">
      <w:pPr>
        <w:pStyle w:val="a9"/>
        <w:tabs>
          <w:tab w:val="right" w:leader="middleDot" w:pos="9290"/>
        </w:tabs>
        <w:wordWrap/>
        <w:spacing w:line="360" w:lineRule="auto"/>
        <w:ind w:left="418" w:hanging="418"/>
        <w:jc w:val="left"/>
        <w:rPr>
          <w:rFonts w:ascii="휴먼명조" w:eastAsia="휴먼명조" w:cs="휴먼명조"/>
          <w:b/>
          <w:bCs/>
          <w:sz w:val="24"/>
          <w:szCs w:val="24"/>
          <w:lang w:eastAsia="ko-KR"/>
        </w:rPr>
      </w:pPr>
      <w:r w:rsidRPr="009E473B">
        <w:rPr>
          <w:rFonts w:ascii="휴먼명조" w:eastAsia="휴먼명조" w:cs="휴먼명조" w:hint="eastAsia"/>
          <w:b/>
          <w:bCs/>
          <w:sz w:val="24"/>
          <w:szCs w:val="24"/>
          <w:lang w:eastAsia="ko-KR"/>
        </w:rPr>
        <w:lastRenderedPageBreak/>
        <w:t>2)  CPU 캐시 아키텍처 및 물리적 메모리 레이아웃</w:t>
      </w:r>
    </w:p>
    <w:p w14:paraId="2C8FDCFE" w14:textId="116785C2" w:rsidR="00A57590" w:rsidRPr="00A57590" w:rsidRDefault="00A57590" w:rsidP="00A57590">
      <w:pPr>
        <w:pStyle w:val="a9"/>
        <w:tabs>
          <w:tab w:val="right" w:leader="middleDot" w:pos="9290"/>
        </w:tabs>
        <w:wordWrap/>
        <w:spacing w:line="360" w:lineRule="auto"/>
        <w:rPr>
          <w:rFonts w:ascii="휴먼명조" w:eastAsia="휴먼명조" w:cs="휴먼명조"/>
          <w:sz w:val="24"/>
          <w:szCs w:val="24"/>
          <w:lang w:eastAsia="ko-KR"/>
        </w:rPr>
      </w:pPr>
      <w:r w:rsidRPr="00A57590">
        <w:rPr>
          <w:rFonts w:ascii="휴먼명조" w:eastAsia="휴먼명조" w:cs="휴먼명조"/>
          <w:sz w:val="24"/>
          <w:szCs w:val="24"/>
          <w:lang w:eastAsia="ko-KR"/>
        </w:rPr>
        <w:t>내용: L1/L2/L3 캐시의 지연 시간(Latency) 비교 (예: L1은 4 사이클, Main Memory는 300 사이클).</w:t>
      </w:r>
    </w:p>
    <w:p w14:paraId="4A90026C" w14:textId="261DCC39" w:rsidR="00855082" w:rsidRPr="00A57590" w:rsidRDefault="00A57590" w:rsidP="00A57590">
      <w:pPr>
        <w:pStyle w:val="a9"/>
        <w:tabs>
          <w:tab w:val="right" w:leader="middleDot" w:pos="9290"/>
        </w:tabs>
        <w:wordWrap/>
        <w:spacing w:line="360" w:lineRule="auto"/>
        <w:jc w:val="left"/>
        <w:rPr>
          <w:rFonts w:ascii="휴먼명조" w:eastAsia="휴먼명조" w:cs="휴먼명조"/>
          <w:sz w:val="24"/>
          <w:szCs w:val="24"/>
          <w:lang w:eastAsia="ko-KR"/>
        </w:rPr>
      </w:pPr>
      <w:r w:rsidRPr="00A57590">
        <w:rPr>
          <w:rFonts w:ascii="휴먼명조" w:eastAsia="휴먼명조" w:cs="휴먼명조"/>
          <w:sz w:val="24"/>
          <w:szCs w:val="24"/>
          <w:lang w:eastAsia="ko-KR"/>
        </w:rPr>
        <w:t>핵심 데이터: 64-byte 캐시 라인(Cache Line)의 개념. 특히 멀티스레드 환경에서 동일한 캐시 라인을 수정할 때 발생하는 **거짓 공유(False Sharing)**의 치명적인 성능 저하와 이를 회피하기 위한 메모리 정렬(Memory Alignment) 이론.</w:t>
      </w:r>
    </w:p>
    <w:p w14:paraId="2792AA4C" w14:textId="77777777" w:rsidR="00A57590" w:rsidRDefault="00A57590" w:rsidP="00855082">
      <w:pPr>
        <w:pStyle w:val="a9"/>
        <w:tabs>
          <w:tab w:val="right" w:leader="middleDot" w:pos="9290"/>
        </w:tabs>
        <w:wordWrap/>
        <w:spacing w:line="360" w:lineRule="auto"/>
        <w:jc w:val="left"/>
        <w:rPr>
          <w:rFonts w:ascii="휴먼명조" w:eastAsia="휴먼명조" w:cs="휴먼명조"/>
          <w:sz w:val="24"/>
          <w:szCs w:val="24"/>
          <w:lang w:eastAsia="ko-KR"/>
        </w:rPr>
      </w:pPr>
    </w:p>
    <w:p w14:paraId="21911E24" w14:textId="7912AE2B" w:rsidR="00855082" w:rsidRPr="009E473B" w:rsidRDefault="00855082" w:rsidP="00855082">
      <w:pPr>
        <w:pStyle w:val="a9"/>
        <w:tabs>
          <w:tab w:val="right" w:leader="middleDot" w:pos="9290"/>
        </w:tabs>
        <w:wordWrap/>
        <w:spacing w:line="360" w:lineRule="auto"/>
        <w:jc w:val="left"/>
        <w:rPr>
          <w:rFonts w:ascii="휴먼명조" w:eastAsia="휴먼명조" w:cs="휴먼명조"/>
          <w:b/>
          <w:bCs/>
          <w:sz w:val="24"/>
          <w:szCs w:val="24"/>
          <w:lang w:eastAsia="ko-KR"/>
        </w:rPr>
      </w:pPr>
      <w:r w:rsidRPr="009E473B">
        <w:rPr>
          <w:rFonts w:ascii="휴먼명조" w:eastAsia="휴먼명조" w:cs="휴먼명조" w:hint="eastAsia"/>
          <w:b/>
          <w:bCs/>
          <w:sz w:val="24"/>
          <w:szCs w:val="24"/>
          <w:lang w:eastAsia="ko-KR"/>
        </w:rPr>
        <w:t xml:space="preserve">3) </w:t>
      </w:r>
      <w:r w:rsidR="009E473B" w:rsidRPr="009E473B">
        <w:rPr>
          <w:rFonts w:ascii="휴먼명조" w:eastAsia="휴먼명조" w:hint="eastAsia"/>
          <w:b/>
          <w:bCs/>
          <w:color w:val="auto"/>
          <w:sz w:val="24"/>
          <w:szCs w:val="24"/>
          <w:lang w:eastAsia="ko-KR"/>
        </w:rPr>
        <w:t>SIMD 인트린직(Intrinsics)을 활용한 데이터 병렬 처리</w:t>
      </w:r>
      <w:r w:rsidR="009E473B" w:rsidRPr="009E473B">
        <w:rPr>
          <w:rFonts w:ascii="휴먼명조" w:eastAsia="휴먼명조" w:cs="휴먼명조" w:hint="eastAsia"/>
          <w:b/>
          <w:bCs/>
          <w:sz w:val="24"/>
          <w:szCs w:val="24"/>
          <w:lang w:eastAsia="ko-KR"/>
        </w:rPr>
        <w:t xml:space="preserve"> </w:t>
      </w:r>
      <w:r w:rsidRPr="009E473B">
        <w:rPr>
          <w:rFonts w:ascii="휴먼명조" w:eastAsia="휴먼명조" w:cs="휴먼명조" w:hint="eastAsia"/>
          <w:b/>
          <w:bCs/>
          <w:sz w:val="24"/>
          <w:szCs w:val="24"/>
          <w:lang w:eastAsia="ko-KR"/>
        </w:rPr>
        <w:t>연구</w:t>
      </w:r>
    </w:p>
    <w:p w14:paraId="371BE1A4" w14:textId="56C30336" w:rsidR="004D4DA0" w:rsidRPr="004D4DA0" w:rsidRDefault="004D4DA0" w:rsidP="004D4DA0">
      <w:pPr>
        <w:pStyle w:val="a9"/>
        <w:tabs>
          <w:tab w:val="right" w:leader="middleDot" w:pos="9290"/>
        </w:tabs>
        <w:wordWrap/>
        <w:spacing w:line="360" w:lineRule="auto"/>
        <w:rPr>
          <w:rFonts w:ascii="휴먼명조" w:eastAsia="휴먼명조" w:cs="휴먼명조"/>
          <w:sz w:val="24"/>
          <w:szCs w:val="24"/>
          <w:lang w:eastAsia="ko-KR"/>
        </w:rPr>
      </w:pPr>
      <w:r w:rsidRPr="004D4DA0">
        <w:rPr>
          <w:rFonts w:ascii="휴먼명조" w:eastAsia="휴먼명조" w:cs="휴먼명조"/>
          <w:sz w:val="24"/>
          <w:szCs w:val="24"/>
          <w:lang w:eastAsia="ko-KR"/>
        </w:rPr>
        <w:t>내용: SSE(128-bit) 및 AVX(256-bit) 레지스터를 활용한 단일 명령어 다중 데이터 처리 구조 분석.</w:t>
      </w:r>
    </w:p>
    <w:p w14:paraId="5F076BA2" w14:textId="385D5CFE" w:rsidR="00183215" w:rsidRPr="00EF2C79" w:rsidRDefault="004D4DA0" w:rsidP="00EF2C79">
      <w:pPr>
        <w:pStyle w:val="a9"/>
        <w:tabs>
          <w:tab w:val="right" w:leader="middleDot" w:pos="9290"/>
        </w:tabs>
        <w:wordWrap/>
        <w:spacing w:line="360" w:lineRule="auto"/>
        <w:jc w:val="left"/>
        <w:rPr>
          <w:rFonts w:ascii="휴먼명조" w:eastAsia="휴먼명조" w:cs="휴먼명조"/>
          <w:sz w:val="24"/>
          <w:szCs w:val="24"/>
          <w:lang w:eastAsia="ko-KR"/>
        </w:rPr>
      </w:pPr>
      <w:r w:rsidRPr="004D4DA0">
        <w:rPr>
          <w:rFonts w:ascii="휴먼명조" w:eastAsia="휴먼명조" w:cs="휴먼명조"/>
          <w:sz w:val="24"/>
          <w:szCs w:val="24"/>
          <w:lang w:eastAsia="ko-KR"/>
        </w:rPr>
        <w:t>핵심 데이터: 4x4 행렬 곱셈이나 AABB(Axis-Aligned Bounding Box) 충돌 검사에서 스칼라(Scalar) 연산 대비 SIMD 벡터 연산이 가져다</w:t>
      </w:r>
      <w:r w:rsidR="00BE63E6">
        <w:rPr>
          <w:rFonts w:ascii="휴먼명조" w:eastAsia="휴먼명조" w:cs="휴먼명조" w:hint="eastAsia"/>
          <w:sz w:val="24"/>
          <w:szCs w:val="24"/>
          <w:lang w:eastAsia="ko-KR"/>
        </w:rPr>
        <w:t xml:space="preserve"> </w:t>
      </w:r>
      <w:r w:rsidRPr="004D4DA0">
        <w:rPr>
          <w:rFonts w:ascii="휴먼명조" w:eastAsia="휴먼명조" w:cs="휴먼명조"/>
          <w:sz w:val="24"/>
          <w:szCs w:val="24"/>
          <w:lang w:eastAsia="ko-KR"/>
        </w:rPr>
        <w:t>주는 처리량(Throughput) 증가율.</w:t>
      </w:r>
      <w:r w:rsidR="00183215">
        <w:rPr>
          <w:rFonts w:ascii="휴먼명조" w:eastAsia="휴먼명조" w:cs="휴먼명조" w:hint="eastAsia"/>
          <w:b/>
          <w:bCs/>
          <w:sz w:val="24"/>
          <w:szCs w:val="24"/>
          <w:lang w:eastAsia="ko-KR"/>
        </w:rPr>
        <w:br w:type="page"/>
      </w:r>
    </w:p>
    <w:p w14:paraId="744A090C" w14:textId="6D432742" w:rsidR="008D5646" w:rsidRPr="0052308B" w:rsidRDefault="00010252" w:rsidP="00183215">
      <w:pPr>
        <w:pStyle w:val="a9"/>
        <w:tabs>
          <w:tab w:val="right" w:leader="middleDot" w:pos="9290"/>
        </w:tabs>
        <w:spacing w:line="360" w:lineRule="auto"/>
        <w:rPr>
          <w:rFonts w:ascii="휴먼명조" w:eastAsia="휴먼명조" w:cs="휴먼명조"/>
          <w:b/>
          <w:bCs/>
          <w:sz w:val="24"/>
          <w:szCs w:val="24"/>
          <w:lang w:eastAsia="ko-KR"/>
        </w:rPr>
      </w:pPr>
      <w:r>
        <w:rPr>
          <w:rFonts w:ascii="휴먼명조" w:eastAsia="휴먼명조" w:cs="휴먼명조" w:hint="eastAsia"/>
          <w:b/>
          <w:bCs/>
          <w:sz w:val="24"/>
          <w:szCs w:val="24"/>
          <w:lang w:eastAsia="ko-KR"/>
        </w:rPr>
        <w:lastRenderedPageBreak/>
        <w:t>2</w:t>
      </w:r>
      <w:r w:rsidR="008D5646" w:rsidRPr="0052308B">
        <w:rPr>
          <w:rFonts w:ascii="휴먼명조" w:eastAsia="휴먼명조" w:cs="휴먼명조" w:hint="eastAsia"/>
          <w:b/>
          <w:bCs/>
          <w:sz w:val="24"/>
          <w:szCs w:val="24"/>
          <w:lang w:eastAsia="ko-KR"/>
        </w:rPr>
        <w:t>. C++, DirectX 12, CMake, GLFW를 활용한 DirectX 12 백엔드 및 셰이더 구현</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702"/>
        <w:gridCol w:w="668"/>
        <w:gridCol w:w="1034"/>
        <w:gridCol w:w="6054"/>
        <w:gridCol w:w="66"/>
      </w:tblGrid>
      <w:tr w:rsidR="008D5646" w:rsidRPr="0052308B" w14:paraId="5B8DE4C7" w14:textId="77777777" w:rsidTr="00831629">
        <w:trPr>
          <w:trHeight w:val="482"/>
        </w:trPr>
        <w:tc>
          <w:tcPr>
            <w:tcW w:w="170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574A1695" w14:textId="77777777" w:rsidR="008D5646" w:rsidRPr="00515CDC" w:rsidRDefault="008D5646" w:rsidP="0052308B">
            <w:pPr>
              <w:pStyle w:val="a9"/>
              <w:wordWrap/>
              <w:spacing w:line="360" w:lineRule="auto"/>
              <w:jc w:val="center"/>
              <w:rPr>
                <w:rFonts w:ascii="휴먼명조" w:eastAsia="휴먼명조" w:cs="휴먼명조"/>
                <w:b/>
                <w:bCs/>
              </w:rPr>
            </w:pPr>
            <w:r w:rsidRPr="00515CDC">
              <w:rPr>
                <w:rFonts w:ascii="휴먼명조" w:eastAsia="휴먼명조" w:cs="휴먼명조" w:hint="eastAsia"/>
                <w:b/>
                <w:bCs/>
              </w:rPr>
              <w:t>학번</w:t>
            </w:r>
          </w:p>
        </w:tc>
        <w:tc>
          <w:tcPr>
            <w:tcW w:w="170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50512A78" w14:textId="77777777" w:rsidR="008D5646" w:rsidRPr="00515CDC" w:rsidRDefault="008D5646" w:rsidP="0052308B">
            <w:pPr>
              <w:pStyle w:val="a9"/>
              <w:wordWrap/>
              <w:spacing w:line="360" w:lineRule="auto"/>
              <w:jc w:val="center"/>
              <w:rPr>
                <w:rFonts w:ascii="휴먼명조" w:eastAsia="휴먼명조" w:cs="휴먼명조"/>
                <w:b/>
                <w:bCs/>
              </w:rPr>
            </w:pPr>
            <w:r w:rsidRPr="00515CDC">
              <w:rPr>
                <w:rFonts w:ascii="휴먼명조" w:eastAsia="휴먼명조" w:cs="휴먼명조" w:hint="eastAsia"/>
                <w:b/>
                <w:bCs/>
              </w:rPr>
              <w:t>작성자</w:t>
            </w:r>
          </w:p>
        </w:tc>
        <w:tc>
          <w:tcPr>
            <w:tcW w:w="6120" w:type="dxa"/>
            <w:gridSpan w:val="2"/>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54D71D5A" w14:textId="77777777" w:rsidR="008D5646" w:rsidRPr="00515CDC" w:rsidRDefault="008D5646" w:rsidP="0052308B">
            <w:pPr>
              <w:pStyle w:val="a9"/>
              <w:wordWrap/>
              <w:spacing w:line="360" w:lineRule="auto"/>
              <w:jc w:val="center"/>
              <w:rPr>
                <w:rFonts w:ascii="휴먼명조" w:eastAsia="휴먼명조" w:cs="휴먼명조"/>
                <w:b/>
                <w:bCs/>
              </w:rPr>
            </w:pPr>
            <w:r w:rsidRPr="00515CDC">
              <w:rPr>
                <w:rFonts w:ascii="휴먼명조" w:eastAsia="휴먼명조" w:cs="휴먼명조" w:hint="eastAsia"/>
                <w:b/>
                <w:bCs/>
              </w:rPr>
              <w:t>관련 기술</w:t>
            </w:r>
          </w:p>
        </w:tc>
      </w:tr>
      <w:tr w:rsidR="008D5646" w:rsidRPr="0052308B" w14:paraId="51B5B03F" w14:textId="77777777" w:rsidTr="00831629">
        <w:trPr>
          <w:trHeight w:val="482"/>
        </w:trPr>
        <w:tc>
          <w:tcPr>
            <w:tcW w:w="1702" w:type="dxa"/>
            <w:tcBorders>
              <w:top w:val="single" w:sz="2" w:space="0" w:color="000000"/>
              <w:left w:val="single" w:sz="9" w:space="0" w:color="000000"/>
              <w:bottom w:val="single" w:sz="9" w:space="0" w:color="000000"/>
              <w:right w:val="single" w:sz="2" w:space="0" w:color="000000"/>
              <w:tl2br w:val="nil"/>
              <w:tr2bl w:val="nil"/>
            </w:tcBorders>
            <w:vAlign w:val="center"/>
          </w:tcPr>
          <w:p w14:paraId="6D8E9363" w14:textId="77777777" w:rsidR="008D5646" w:rsidRPr="00515CDC" w:rsidRDefault="008D5646" w:rsidP="0052308B">
            <w:pPr>
              <w:pStyle w:val="a9"/>
              <w:wordWrap/>
              <w:spacing w:line="360" w:lineRule="auto"/>
              <w:jc w:val="center"/>
              <w:rPr>
                <w:rFonts w:ascii="휴먼명조" w:eastAsia="휴먼명조" w:cs="휴먼명조"/>
                <w:lang w:eastAsia="ko-KR"/>
              </w:rPr>
            </w:pPr>
            <w:r w:rsidRPr="00515CDC">
              <w:rPr>
                <w:rFonts w:ascii="휴먼명조" w:eastAsia="휴먼명조" w:cs="휴먼명조" w:hint="eastAsia"/>
                <w:lang w:eastAsia="ko-KR"/>
              </w:rPr>
              <w:t>20242207</w:t>
            </w:r>
          </w:p>
        </w:tc>
        <w:tc>
          <w:tcPr>
            <w:tcW w:w="1702"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11B928CA" w14:textId="77777777" w:rsidR="008D5646" w:rsidRPr="00515CDC" w:rsidRDefault="008D5646" w:rsidP="0052308B">
            <w:pPr>
              <w:pStyle w:val="a9"/>
              <w:wordWrap/>
              <w:spacing w:line="360" w:lineRule="auto"/>
              <w:jc w:val="center"/>
              <w:rPr>
                <w:rFonts w:ascii="휴먼명조" w:eastAsia="휴먼명조" w:cs="휴먼명조"/>
              </w:rPr>
            </w:pPr>
            <w:r w:rsidRPr="00515CDC">
              <w:rPr>
                <w:rFonts w:ascii="휴먼명조" w:eastAsia="휴먼명조" w:hAnsi="Malgun Gothic" w:cs="Malgun Gothic" w:hint="eastAsia"/>
                <w:lang w:eastAsia="ko-KR"/>
              </w:rPr>
              <w:t>정현진</w:t>
            </w:r>
          </w:p>
        </w:tc>
        <w:tc>
          <w:tcPr>
            <w:tcW w:w="6120" w:type="dxa"/>
            <w:gridSpan w:val="2"/>
            <w:tcBorders>
              <w:top w:val="single" w:sz="2" w:space="0" w:color="000000"/>
              <w:left w:val="single" w:sz="2" w:space="0" w:color="000000"/>
              <w:bottom w:val="single" w:sz="9" w:space="0" w:color="000000"/>
              <w:right w:val="single" w:sz="9" w:space="0" w:color="000000"/>
              <w:tl2br w:val="nil"/>
              <w:tr2bl w:val="nil"/>
            </w:tcBorders>
            <w:vAlign w:val="center"/>
          </w:tcPr>
          <w:p w14:paraId="075E8F8C" w14:textId="77777777" w:rsidR="008D5646" w:rsidRPr="00515CDC" w:rsidRDefault="008D5646" w:rsidP="0052308B">
            <w:pPr>
              <w:pStyle w:val="a9"/>
              <w:spacing w:line="360" w:lineRule="auto"/>
              <w:rPr>
                <w:rFonts w:ascii="휴먼명조" w:eastAsia="휴먼명조" w:cs="휴먼명조"/>
                <w:lang w:eastAsia="ko-KR"/>
              </w:rPr>
            </w:pPr>
            <w:r w:rsidRPr="00515CDC">
              <w:rPr>
                <w:rFonts w:ascii="휴먼명조" w:eastAsia="휴먼명조" w:cs="휴먼명조" w:hint="eastAsia"/>
                <w:lang w:eastAsia="ko-KR"/>
              </w:rPr>
              <w:t>DirectX12 백엔드 및 셰이더 구현</w:t>
            </w:r>
          </w:p>
        </w:tc>
      </w:tr>
      <w:tr w:rsidR="008D5646" w:rsidRPr="0052308B" w14:paraId="4F367474" w14:textId="77777777" w:rsidTr="001577EB">
        <w:trPr>
          <w:gridAfter w:val="1"/>
          <w:wAfter w:w="66" w:type="dxa"/>
          <w:trHeight w:val="102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36229FD5" w14:textId="0EE8C25E"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휴먼명조"/>
                <w:b/>
                <w:bCs/>
                <w:lang w:eastAsia="ko-KR"/>
              </w:rPr>
            </w:pPr>
            <w:r w:rsidRPr="0052308B">
              <w:rPr>
                <w:rFonts w:ascii="휴먼명조" w:eastAsia="휴먼명조" w:hAnsi="Malgun Gothic" w:cs="휴먼명조" w:hint="eastAsia"/>
                <w:b/>
                <w:bCs/>
                <w:lang w:eastAsia="ko-KR"/>
              </w:rPr>
              <w:t>DXGI 기반 인프라</w:t>
            </w:r>
          </w:p>
          <w:p w14:paraId="695A7482" w14:textId="12754A39"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휴먼명조"/>
                <w:b/>
                <w:bCs/>
                <w:lang w:eastAsia="ko-KR"/>
              </w:rPr>
            </w:pPr>
            <w:r w:rsidRPr="0052308B">
              <w:rPr>
                <w:rFonts w:ascii="휴먼명조" w:eastAsia="휴먼명조" w:hAnsi="Malgun Gothic" w:cs="휴먼명조" w:hint="eastAsia"/>
                <w:b/>
                <w:bCs/>
                <w:lang w:eastAsia="ko-KR"/>
              </w:rPr>
              <w:t>및 스왑체인 생성</w:t>
            </w:r>
          </w:p>
          <w:p w14:paraId="4E34A007"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휴먼명조"/>
                <w:b/>
                <w:bCs/>
                <w:lang w:eastAsia="ko-KR"/>
              </w:rPr>
            </w:pPr>
            <w:r w:rsidRPr="0052308B">
              <w:rPr>
                <w:rFonts w:ascii="휴먼명조" w:eastAsia="휴먼명조" w:hAnsi="Malgun Gothic" w:cs="휴먼명조" w:hint="eastAsia"/>
                <w:b/>
                <w:bCs/>
                <w:lang w:eastAsia="ko-KR"/>
              </w:rPr>
              <w:t>(DXGI Factory)</w:t>
            </w:r>
          </w:p>
          <w:p w14:paraId="53EC0F99"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sz w:val="24"/>
                <w:szCs w:val="24"/>
                <w:lang w:eastAsia="ko-KR"/>
              </w:rPr>
            </w:pP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221F3F5E" w14:textId="77777777" w:rsidR="008D5646" w:rsidRPr="0052308B" w:rsidRDefault="008D5646" w:rsidP="0052308B">
            <w:pPr>
              <w:pStyle w:val="a9"/>
              <w:numPr>
                <w:ilvl w:val="0"/>
                <w:numId w:val="4"/>
              </w:numPr>
              <w:spacing w:line="360" w:lineRule="auto"/>
              <w:jc w:val="left"/>
              <w:rPr>
                <w:rFonts w:ascii="휴먼명조" w:eastAsia="휴먼명조" w:cs="휴먼명조"/>
                <w:lang w:eastAsia="ko-KR"/>
              </w:rPr>
            </w:pPr>
            <w:r w:rsidRPr="0052308B">
              <w:rPr>
                <w:rFonts w:ascii="휴먼명조" w:eastAsia="휴먼명조" w:hAnsi="Malgun Gothic" w:cs="Malgun Gothic" w:hint="eastAsia"/>
                <w:lang w:eastAsia="ko-KR"/>
              </w:rPr>
              <w:t>시스템에 장착된 GPU(Adapter)를 열거</w:t>
            </w:r>
          </w:p>
          <w:p w14:paraId="23CECA5F" w14:textId="77777777" w:rsidR="008D5646" w:rsidRPr="0052308B" w:rsidRDefault="008D5646" w:rsidP="0052308B">
            <w:pPr>
              <w:pStyle w:val="a9"/>
              <w:numPr>
                <w:ilvl w:val="0"/>
                <w:numId w:val="4"/>
              </w:numPr>
              <w:spacing w:line="360" w:lineRule="auto"/>
              <w:jc w:val="left"/>
              <w:rPr>
                <w:rFonts w:ascii="휴먼명조" w:eastAsia="휴먼명조" w:cs="휴먼명조"/>
                <w:b/>
                <w:bCs/>
                <w:lang w:eastAsia="ko-KR"/>
              </w:rPr>
            </w:pPr>
            <w:r w:rsidRPr="0052308B">
              <w:rPr>
                <w:rFonts w:ascii="휴먼명조" w:eastAsia="휴먼명조" w:hAnsi="Malgun Gothic" w:cs="Malgun Gothic" w:hint="eastAsia"/>
                <w:lang w:eastAsia="ko-KR"/>
              </w:rPr>
              <w:t>화면 출력을 위한 스왑체인 생성</w:t>
            </w:r>
          </w:p>
        </w:tc>
      </w:tr>
      <w:tr w:rsidR="008D5646" w:rsidRPr="0052308B" w14:paraId="06FD8A29" w14:textId="77777777" w:rsidTr="001577EB">
        <w:trPr>
          <w:gridAfter w:val="1"/>
          <w:wAfter w:w="66" w:type="dxa"/>
          <w:trHeight w:val="96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771E6D17" w14:textId="38AD176B"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lang w:eastAsia="ko-KR"/>
              </w:rPr>
            </w:pPr>
            <w:r w:rsidRPr="0052308B">
              <w:rPr>
                <w:rFonts w:ascii="휴먼명조" w:eastAsia="휴먼명조" w:cs="휴먼명조" w:hint="eastAsia"/>
                <w:b/>
                <w:bCs/>
                <w:lang w:eastAsia="ko-KR"/>
              </w:rPr>
              <w:t xml:space="preserve">GPU </w:t>
            </w:r>
            <w:r w:rsidRPr="0052308B">
              <w:rPr>
                <w:rFonts w:ascii="휴먼명조" w:eastAsia="휴먼명조" w:hAnsi="Malgun Gothic" w:cs="Malgun Gothic" w:hint="eastAsia"/>
                <w:b/>
                <w:bCs/>
                <w:lang w:eastAsia="ko-KR"/>
              </w:rPr>
              <w:t>하드웨어</w:t>
            </w:r>
            <w:r w:rsidRPr="0052308B">
              <w:rPr>
                <w:rFonts w:ascii="휴먼명조" w:eastAsia="휴먼명조" w:cs="휴먼명조" w:hint="eastAsia"/>
                <w:b/>
                <w:bCs/>
                <w:lang w:eastAsia="ko-KR"/>
              </w:rPr>
              <w:t xml:space="preserve"> </w:t>
            </w:r>
            <w:r w:rsidRPr="0052308B">
              <w:rPr>
                <w:rFonts w:ascii="휴먼명조" w:eastAsia="휴먼명조" w:hAnsi="Malgun Gothic" w:cs="Malgun Gothic" w:hint="eastAsia"/>
                <w:b/>
                <w:bCs/>
                <w:lang w:eastAsia="ko-KR"/>
              </w:rPr>
              <w:t>및</w:t>
            </w:r>
          </w:p>
          <w:p w14:paraId="654BFB39"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논리적</w:t>
            </w:r>
            <w:r w:rsidRPr="0052308B">
              <w:rPr>
                <w:rFonts w:ascii="휴먼명조" w:eastAsia="휴먼명조" w:cs="휴먼명조" w:hint="eastAsia"/>
                <w:b/>
                <w:bCs/>
                <w:lang w:eastAsia="ko-KR"/>
              </w:rPr>
              <w:t xml:space="preserve"> </w:t>
            </w:r>
            <w:r w:rsidRPr="0052308B">
              <w:rPr>
                <w:rFonts w:ascii="휴먼명조" w:eastAsia="휴먼명조" w:hAnsi="Malgun Gothic" w:cs="Malgun Gothic" w:hint="eastAsia"/>
                <w:b/>
                <w:bCs/>
                <w:lang w:eastAsia="ko-KR"/>
              </w:rPr>
              <w:t>디바이스</w:t>
            </w:r>
          </w:p>
          <w:p w14:paraId="2EF19AE4"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lang w:eastAsia="ko-KR"/>
              </w:rPr>
            </w:pPr>
            <w:r w:rsidRPr="0052308B">
              <w:rPr>
                <w:rFonts w:ascii="휴먼명조" w:eastAsia="휴먼명조" w:hAnsi="Malgun Gothic" w:cs="Malgun Gothic" w:hint="eastAsia"/>
                <w:b/>
                <w:bCs/>
                <w:lang w:eastAsia="ko-KR"/>
              </w:rPr>
              <w:t>(Adapter, Device)</w:t>
            </w:r>
          </w:p>
          <w:p w14:paraId="05CFE6DC"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sz w:val="24"/>
                <w:szCs w:val="24"/>
                <w:lang w:eastAsia="ko-KR"/>
              </w:rPr>
            </w:pP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13D84B15"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Adapter</w:t>
            </w:r>
            <w:r w:rsidRPr="0052308B">
              <w:rPr>
                <w:rFonts w:ascii="휴먼명조" w:eastAsia="휴먼명조" w:hAnsi="Malgun Gothic" w:cs="Malgun Gothic" w:hint="eastAsia"/>
                <w:lang w:eastAsia="ko-KR"/>
              </w:rPr>
              <w:t>는</w:t>
            </w:r>
            <w:r w:rsidRPr="0052308B">
              <w:rPr>
                <w:rFonts w:ascii="휴먼명조" w:eastAsia="휴먼명조" w:hAnsi="Malgun Gothic" w:cs="휴먼명조" w:hint="eastAsia"/>
                <w:lang w:eastAsia="ko-KR"/>
              </w:rPr>
              <w:t xml:space="preserve"> </w:t>
            </w:r>
            <w:r w:rsidRPr="0052308B">
              <w:rPr>
                <w:rFonts w:ascii="휴먼명조" w:eastAsia="휴먼명조" w:hAnsi="Malgun Gothic" w:cs="Malgun Gothic" w:hint="eastAsia"/>
                <w:lang w:eastAsia="ko-KR"/>
              </w:rPr>
              <w:t>시스템에</w:t>
            </w:r>
            <w:r w:rsidRPr="0052308B">
              <w:rPr>
                <w:rFonts w:ascii="휴먼명조" w:eastAsia="휴먼명조" w:hAnsi="Malgun Gothic" w:cs="휴먼명조" w:hint="eastAsia"/>
                <w:lang w:eastAsia="ko-KR"/>
              </w:rPr>
              <w:t xml:space="preserve"> </w:t>
            </w:r>
            <w:r w:rsidRPr="0052308B">
              <w:rPr>
                <w:rFonts w:ascii="휴먼명조" w:eastAsia="휴먼명조" w:hAnsi="Malgun Gothic" w:cs="Malgun Gothic" w:hint="eastAsia"/>
                <w:lang w:eastAsia="ko-KR"/>
              </w:rPr>
              <w:t>장착된</w:t>
            </w:r>
            <w:r w:rsidRPr="0052308B">
              <w:rPr>
                <w:rFonts w:ascii="휴먼명조" w:eastAsia="휴먼명조" w:hAnsi="Malgun Gothic" w:cs="휴먼명조" w:hint="eastAsia"/>
                <w:lang w:eastAsia="ko-KR"/>
              </w:rPr>
              <w:t xml:space="preserve"> </w:t>
            </w:r>
            <w:r w:rsidRPr="0052308B">
              <w:rPr>
                <w:rFonts w:ascii="휴먼명조" w:eastAsia="휴먼명조" w:hAnsi="Malgun Gothic" w:cs="Malgun Gothic" w:hint="eastAsia"/>
                <w:lang w:eastAsia="ko-KR"/>
              </w:rPr>
              <w:t>실제</w:t>
            </w:r>
            <w:r w:rsidRPr="0052308B">
              <w:rPr>
                <w:rFonts w:ascii="휴먼명조" w:eastAsia="휴먼명조" w:hAnsi="Malgun Gothic" w:cs="휴먼명조" w:hint="eastAsia"/>
                <w:lang w:eastAsia="ko-KR"/>
              </w:rPr>
              <w:t xml:space="preserve"> </w:t>
            </w:r>
            <w:r w:rsidRPr="0052308B">
              <w:rPr>
                <w:rFonts w:ascii="휴먼명조" w:eastAsia="휴먼명조" w:hAnsi="Malgun Gothic" w:cs="Malgun Gothic" w:hint="eastAsia"/>
                <w:lang w:eastAsia="ko-KR"/>
              </w:rPr>
              <w:t>물리적</w:t>
            </w:r>
            <w:r w:rsidRPr="0052308B">
              <w:rPr>
                <w:rFonts w:ascii="휴먼명조" w:eastAsia="휴먼명조" w:hAnsi="Malgun Gothic" w:cs="휴먼명조" w:hint="eastAsia"/>
                <w:lang w:eastAsia="ko-KR"/>
              </w:rPr>
              <w:t xml:space="preserve"> GPU</w:t>
            </w:r>
            <w:r w:rsidRPr="0052308B">
              <w:rPr>
                <w:rFonts w:ascii="휴먼명조" w:eastAsia="휴먼명조" w:hAnsi="Malgun Gothic" w:cs="Malgun Gothic" w:hint="eastAsia"/>
                <w:lang w:eastAsia="ko-KR"/>
              </w:rPr>
              <w:t>를</w:t>
            </w:r>
            <w:r w:rsidRPr="0052308B">
              <w:rPr>
                <w:rFonts w:ascii="휴먼명조" w:eastAsia="휴먼명조" w:hAnsi="Malgun Gothic" w:cs="휴먼명조" w:hint="eastAsia"/>
                <w:lang w:eastAsia="ko-KR"/>
              </w:rPr>
              <w:t xml:space="preserve"> </w:t>
            </w:r>
            <w:r w:rsidRPr="0052308B">
              <w:rPr>
                <w:rFonts w:ascii="휴먼명조" w:eastAsia="휴먼명조" w:hAnsi="Malgun Gothic" w:cs="Malgun Gothic" w:hint="eastAsia"/>
                <w:lang w:eastAsia="ko-KR"/>
              </w:rPr>
              <w:t>의미</w:t>
            </w:r>
            <w:r w:rsidRPr="0052308B">
              <w:rPr>
                <w:rFonts w:ascii="휴먼명조" w:eastAsia="휴먼명조" w:hAnsi="Malgun Gothic" w:cs="휴먼명조" w:hint="eastAsia"/>
                <w:lang w:eastAsia="ko-KR"/>
              </w:rPr>
              <w:t xml:space="preserve"> </w:t>
            </w:r>
          </w:p>
          <w:p w14:paraId="6BC53134"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Device는 GPU와 통신하며 메모리 할당, 리소스 및 뷰 생성 등을 제어하기 위해 생성하는 논리적 객체</w:t>
            </w:r>
          </w:p>
        </w:tc>
      </w:tr>
      <w:tr w:rsidR="008D5646" w:rsidRPr="0052308B" w14:paraId="045E2BD6" w14:textId="77777777" w:rsidTr="001577EB">
        <w:trPr>
          <w:gridAfter w:val="1"/>
          <w:wAfter w:w="66" w:type="dxa"/>
          <w:trHeight w:val="96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47A9FA85"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렌더링 명령 기록 및</w:t>
            </w:r>
          </w:p>
          <w:p w14:paraId="5EFC9FEC" w14:textId="63682BE0" w:rsidR="008D5646" w:rsidRPr="0052308B" w:rsidRDefault="008D5646" w:rsidP="0052308B">
            <w:pPr>
              <w:pStyle w:val="a9"/>
              <w:tabs>
                <w:tab w:val="right" w:leader="middleDot" w:pos="9290"/>
              </w:tabs>
              <w:spacing w:line="360" w:lineRule="auto"/>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비동기 실행 큐</w:t>
            </w:r>
          </w:p>
          <w:p w14:paraId="1C90183F" w14:textId="2E681F92"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(Command List,</w:t>
            </w:r>
          </w:p>
          <w:p w14:paraId="5EFEF7DC"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lang w:eastAsia="ko-KR"/>
              </w:rPr>
            </w:pPr>
            <w:r w:rsidRPr="0052308B">
              <w:rPr>
                <w:rFonts w:ascii="휴먼명조" w:eastAsia="휴먼명조" w:hAnsi="Malgun Gothic" w:cs="Malgun Gothic" w:hint="eastAsia"/>
                <w:b/>
                <w:bCs/>
                <w:lang w:eastAsia="ko-KR"/>
              </w:rPr>
              <w:t>Command Queue)</w:t>
            </w: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76779DFE"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 xml:space="preserve">Command List는 CPU가 GPU에서 실행할 렌더링 명령(Draw Call, 상태 변경 등)을 기록하는 객체 </w:t>
            </w:r>
          </w:p>
          <w:p w14:paraId="65F508C4"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Malgun Gothic" w:hint="eastAsia"/>
                <w:lang w:eastAsia="ko-KR"/>
              </w:rPr>
              <w:t>Command Queue는 기록이 완료된 리스트를 제출 받아, GPU가 비동기적 작업을 처리하도록 관리하는 대기열</w:t>
            </w:r>
          </w:p>
        </w:tc>
      </w:tr>
      <w:tr w:rsidR="008D5646" w:rsidRPr="0052308B" w14:paraId="79D1DACF" w14:textId="77777777" w:rsidTr="001577EB">
        <w:trPr>
          <w:gridAfter w:val="1"/>
          <w:wAfter w:w="66" w:type="dxa"/>
          <w:trHeight w:val="96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2BC4620C"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lang w:eastAsia="ko-KR"/>
              </w:rPr>
            </w:pPr>
            <w:r w:rsidRPr="0052308B">
              <w:rPr>
                <w:rFonts w:ascii="휴먼명조" w:eastAsia="휴먼명조" w:hAnsi="Malgun Gothic" w:cs="Malgun Gothic" w:hint="eastAsia"/>
                <w:b/>
                <w:bCs/>
                <w:lang w:eastAsia="ko-KR"/>
              </w:rPr>
              <w:t>스왑체인 (Swapchain)</w:t>
            </w: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27F22DC5"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 xml:space="preserve">렌더링 될 대상인 Back Buffer 이미지들을 관리 </w:t>
            </w:r>
          </w:p>
          <w:p w14:paraId="10D29604"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Malgun Gothic" w:hint="eastAsia"/>
                <w:lang w:eastAsia="ko-KR"/>
              </w:rPr>
              <w:t>프레임 렌더링이 진행되는 동안 화면 깜빡임 없이 부드럽게 다음 화면으로 전환해주는 시스템</w:t>
            </w:r>
          </w:p>
        </w:tc>
      </w:tr>
      <w:tr w:rsidR="008D5646" w:rsidRPr="0052308B" w14:paraId="59140C8F" w14:textId="77777777" w:rsidTr="001577EB">
        <w:trPr>
          <w:gridAfter w:val="1"/>
          <w:wAfter w:w="66" w:type="dxa"/>
          <w:trHeight w:val="96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02C442B8" w14:textId="6B8FECCB"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그래픽 리소스 서술자</w:t>
            </w:r>
          </w:p>
          <w:p w14:paraId="3E4048B6" w14:textId="0B7C0FE6"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및 메모리 힙</w:t>
            </w:r>
          </w:p>
          <w:p w14:paraId="43324CFB" w14:textId="317AB09D"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(Descriptor Heap,</w:t>
            </w:r>
          </w:p>
          <w:p w14:paraId="7BC00203"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View)</w:t>
            </w: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101A1C36"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 xml:space="preserve">D3D12에서는 텍스처나 버퍼 같은 리소스를 파이프라인에 직접 연결하지 않고 View를 통해 접근 </w:t>
            </w:r>
          </w:p>
          <w:p w14:paraId="54B9057A"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Malgun Gothic" w:hint="eastAsia"/>
                <w:lang w:eastAsia="ko-KR"/>
              </w:rPr>
              <w:t>Descriptor Heap은 View들을 저장하고 관리하는 연속된 메모리 공간</w:t>
            </w:r>
          </w:p>
        </w:tc>
      </w:tr>
      <w:tr w:rsidR="008D5646" w:rsidRPr="0052308B" w14:paraId="111E8BB0" w14:textId="77777777" w:rsidTr="001577EB">
        <w:trPr>
          <w:gridAfter w:val="1"/>
          <w:wAfter w:w="66" w:type="dxa"/>
          <w:trHeight w:val="96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7132B1B9" w14:textId="4AD64A81"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파이프라인 상태 및</w:t>
            </w:r>
          </w:p>
          <w:p w14:paraId="40D8F600" w14:textId="19F51E0B"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리소스 바인딩 규칙</w:t>
            </w:r>
          </w:p>
          <w:p w14:paraId="5E623823"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cs="휴먼명조"/>
                <w:b/>
                <w:bCs/>
                <w:lang w:eastAsia="ko-KR"/>
              </w:rPr>
            </w:pPr>
            <w:r w:rsidRPr="0052308B">
              <w:rPr>
                <w:rFonts w:ascii="휴먼명조" w:eastAsia="휴먼명조" w:hAnsi="Malgun Gothic" w:cs="Malgun Gothic" w:hint="eastAsia"/>
                <w:b/>
                <w:bCs/>
                <w:lang w:eastAsia="ko-KR"/>
              </w:rPr>
              <w:t>(PSO, Root Signature)</w:t>
            </w: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79108442"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 xml:space="preserve">파이프라인 상태 객체(PSO)는 Shader, Blending, Rasterizer 등 그래픽스 파이프라인의 전체 상태를 미리 컴파일하여 묶어둔 객체 </w:t>
            </w:r>
          </w:p>
          <w:p w14:paraId="09AEC740"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Malgun Gothic" w:hint="eastAsia"/>
                <w:lang w:eastAsia="ko-KR"/>
              </w:rPr>
              <w:t>Root Signature는 파이프라인이 텍스처나 상수 버퍼 등 어떤 리소스를 사용할 지 메모리 레이아웃 규칙을 정의</w:t>
            </w:r>
          </w:p>
        </w:tc>
      </w:tr>
      <w:tr w:rsidR="008D5646" w:rsidRPr="0052308B" w14:paraId="22CBE671" w14:textId="77777777" w:rsidTr="001577EB">
        <w:trPr>
          <w:gridAfter w:val="1"/>
          <w:wAfter w:w="66" w:type="dxa"/>
          <w:trHeight w:val="962"/>
        </w:trPr>
        <w:tc>
          <w:tcPr>
            <w:tcW w:w="2370" w:type="dxa"/>
            <w:gridSpan w:val="2"/>
            <w:tcBorders>
              <w:top w:val="single" w:sz="2" w:space="0" w:color="000000"/>
              <w:left w:val="single" w:sz="2" w:space="0" w:color="000000"/>
              <w:bottom w:val="single" w:sz="2" w:space="0" w:color="000000"/>
              <w:right w:val="single" w:sz="2" w:space="0" w:color="000000"/>
            </w:tcBorders>
            <w:shd w:val="clear" w:color="auto" w:fill="E6EEF7"/>
            <w:vAlign w:val="center"/>
            <w:hideMark/>
          </w:tcPr>
          <w:p w14:paraId="5BE1A392" w14:textId="6B8E440A"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CPU-GPU 비동기</w:t>
            </w:r>
          </w:p>
          <w:p w14:paraId="7A4D0090" w14:textId="4BD52EBD"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작업 동기화</w:t>
            </w:r>
          </w:p>
          <w:p w14:paraId="771B7D0F" w14:textId="77777777" w:rsidR="008D5646" w:rsidRPr="0052308B" w:rsidRDefault="008D5646" w:rsidP="0052308B">
            <w:pPr>
              <w:pStyle w:val="a9"/>
              <w:tabs>
                <w:tab w:val="right" w:leader="middleDot" w:pos="9290"/>
              </w:tabs>
              <w:spacing w:line="360" w:lineRule="auto"/>
              <w:ind w:left="418" w:hanging="418"/>
              <w:jc w:val="center"/>
              <w:rPr>
                <w:rFonts w:ascii="휴먼명조" w:eastAsia="휴먼명조" w:hAnsi="Malgun Gothic" w:cs="Malgun Gothic"/>
                <w:b/>
                <w:bCs/>
                <w:lang w:eastAsia="ko-KR"/>
              </w:rPr>
            </w:pPr>
            <w:r w:rsidRPr="0052308B">
              <w:rPr>
                <w:rFonts w:ascii="휴먼명조" w:eastAsia="휴먼명조" w:hAnsi="Malgun Gothic" w:cs="Malgun Gothic" w:hint="eastAsia"/>
                <w:b/>
                <w:bCs/>
                <w:lang w:eastAsia="ko-KR"/>
              </w:rPr>
              <w:t>(Fence, Event)</w:t>
            </w:r>
          </w:p>
        </w:tc>
        <w:tc>
          <w:tcPr>
            <w:tcW w:w="7088" w:type="dxa"/>
            <w:gridSpan w:val="2"/>
            <w:tcBorders>
              <w:top w:val="single" w:sz="2" w:space="0" w:color="000000"/>
              <w:left w:val="single" w:sz="2" w:space="0" w:color="000000"/>
              <w:bottom w:val="single" w:sz="2" w:space="0" w:color="000000"/>
              <w:right w:val="single" w:sz="2" w:space="0" w:color="000000"/>
            </w:tcBorders>
            <w:vAlign w:val="center"/>
            <w:hideMark/>
          </w:tcPr>
          <w:p w14:paraId="7499A640"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 xml:space="preserve">Fence는 독립적으로 동작하는 CPU와 GPU 간의 작업 완료 시점을 맞추기 위한 동기화 객체 </w:t>
            </w:r>
          </w:p>
          <w:p w14:paraId="458BE48E" w14:textId="77777777" w:rsidR="008D5646" w:rsidRPr="0052308B" w:rsidRDefault="008D5646" w:rsidP="0052308B">
            <w:pPr>
              <w:pStyle w:val="a9"/>
              <w:numPr>
                <w:ilvl w:val="0"/>
                <w:numId w:val="4"/>
              </w:numPr>
              <w:spacing w:line="360" w:lineRule="auto"/>
              <w:jc w:val="left"/>
              <w:rPr>
                <w:rFonts w:ascii="휴먼명조" w:eastAsia="휴먼명조" w:hAnsi="Malgun Gothic" w:cs="휴먼명조"/>
                <w:lang w:eastAsia="ko-KR"/>
              </w:rPr>
            </w:pPr>
            <w:r w:rsidRPr="0052308B">
              <w:rPr>
                <w:rFonts w:ascii="휴먼명조" w:eastAsia="휴먼명조" w:hAnsi="Malgun Gothic" w:cs="휴먼명조" w:hint="eastAsia"/>
                <w:lang w:eastAsia="ko-KR"/>
              </w:rPr>
              <w:t>Fence 값을 통해 GPU가 명령 큐에 작업을 어디까지 완료했는지 추적하고, Event 핸들을 통해 CPU가 특정 작업이 끝날 때까지 대기하도록 제어</w:t>
            </w:r>
          </w:p>
        </w:tc>
      </w:tr>
    </w:tbl>
    <w:p w14:paraId="5F865BE5" w14:textId="0BD4A84C" w:rsidR="00EA111A" w:rsidRDefault="00EA111A" w:rsidP="00FC12DC">
      <w:pPr>
        <w:wordWrap/>
        <w:spacing w:line="360" w:lineRule="auto"/>
        <w:rPr>
          <w:rFonts w:ascii="휴먼명조" w:eastAsia="휴먼명조"/>
          <w:sz w:val="24"/>
          <w:szCs w:val="24"/>
          <w:lang w:eastAsia="ko-KR"/>
        </w:rPr>
      </w:pPr>
    </w:p>
    <w:p w14:paraId="733B63A6" w14:textId="6A675743" w:rsidR="00183215" w:rsidRDefault="00183215" w:rsidP="00FC12DC">
      <w:pPr>
        <w:wordWrap/>
        <w:spacing w:line="360" w:lineRule="auto"/>
        <w:rPr>
          <w:rFonts w:ascii="휴먼명조" w:eastAsia="휴먼명조"/>
          <w:sz w:val="24"/>
          <w:szCs w:val="24"/>
          <w:lang w:eastAsia="ko-KR"/>
        </w:rPr>
      </w:pPr>
    </w:p>
    <w:p w14:paraId="45FFC638" w14:textId="77777777" w:rsidR="00183215" w:rsidRPr="0052308B" w:rsidRDefault="00183215" w:rsidP="00FC12DC">
      <w:pPr>
        <w:wordWrap/>
        <w:spacing w:line="360" w:lineRule="auto"/>
        <w:rPr>
          <w:rFonts w:ascii="휴먼명조" w:eastAsia="휴먼명조"/>
          <w:sz w:val="24"/>
          <w:szCs w:val="24"/>
          <w:lang w:eastAsia="ko-KR"/>
        </w:rPr>
      </w:pPr>
    </w:p>
    <w:p w14:paraId="727E17F2" w14:textId="77777777" w:rsidR="00EA66DB" w:rsidRDefault="00EA66DB" w:rsidP="00FC12DC">
      <w:pPr>
        <w:wordWrap/>
        <w:spacing w:line="360" w:lineRule="auto"/>
        <w:rPr>
          <w:rFonts w:ascii="휴먼명조" w:eastAsia="휴먼명조"/>
          <w:b/>
          <w:bCs/>
          <w:sz w:val="24"/>
          <w:szCs w:val="24"/>
          <w:lang w:eastAsia="ko-KR"/>
        </w:rPr>
      </w:pPr>
      <w:r w:rsidRPr="00010252">
        <w:rPr>
          <w:rFonts w:ascii="휴먼명조" w:eastAsia="휴먼명조"/>
          <w:b/>
          <w:bCs/>
          <w:sz w:val="24"/>
          <w:szCs w:val="24"/>
          <w:lang w:eastAsia="ko-KR"/>
        </w:rPr>
        <w:lastRenderedPageBreak/>
        <w:t>1) 사용 기술 개요</w:t>
      </w:r>
    </w:p>
    <w:p w14:paraId="1BA713C7" w14:textId="77777777" w:rsidR="00183215" w:rsidRPr="00010252" w:rsidRDefault="00183215" w:rsidP="00FC12DC">
      <w:pPr>
        <w:wordWrap/>
        <w:spacing w:line="360" w:lineRule="auto"/>
        <w:rPr>
          <w:rFonts w:ascii="휴먼명조" w:eastAsia="휴먼명조"/>
          <w:b/>
          <w:bCs/>
          <w:sz w:val="24"/>
          <w:szCs w:val="24"/>
          <w:lang w:eastAsia="ko-KR"/>
        </w:rPr>
      </w:pPr>
    </w:p>
    <w:p w14:paraId="6A69A45C" w14:textId="358F5690" w:rsidR="00EA66DB" w:rsidRPr="0052308B" w:rsidRDefault="00EA66DB" w:rsidP="00FC12DC">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xml:space="preserve">DirectX 12(D3D12)는 하드웨어에 대한 명시적 제어와 멀티스레딩 최적화에 강점을 가지는 저수준 </w:t>
      </w:r>
      <w:r w:rsidR="00B9643C">
        <w:rPr>
          <w:rFonts w:ascii="휴먼명조" w:eastAsia="휴먼명조" w:hint="eastAsia"/>
          <w:sz w:val="24"/>
          <w:szCs w:val="24"/>
          <w:lang w:eastAsia="ko-KR"/>
        </w:rPr>
        <w:t>그</w:t>
      </w:r>
      <w:r w:rsidRPr="0052308B">
        <w:rPr>
          <w:rFonts w:ascii="휴먼명조" w:eastAsia="휴먼명조"/>
          <w:sz w:val="24"/>
          <w:szCs w:val="24"/>
          <w:lang w:eastAsia="ko-KR"/>
        </w:rPr>
        <w:t>래픽스 API입니다. 본 구현의 목표는 dy_engine의 RHI(Render Hardware Interface) 시스템에 D3D12 백엔드를 연동하고, 화면 출력까지의 렌더링 파이프라인을 구축하는 것입니다.</w:t>
      </w:r>
    </w:p>
    <w:p w14:paraId="71D34A97" w14:textId="28FEF698" w:rsidR="00EA66DB" w:rsidRPr="0052308B" w:rsidRDefault="00EA66DB" w:rsidP="00FC12DC">
      <w:pPr>
        <w:wordWrap/>
        <w:spacing w:line="360" w:lineRule="auto"/>
        <w:rPr>
          <w:rFonts w:ascii="휴먼명조" w:eastAsia="휴먼명조"/>
          <w:sz w:val="24"/>
          <w:szCs w:val="24"/>
          <w:lang w:eastAsia="ko-KR"/>
        </w:rPr>
      </w:pPr>
    </w:p>
    <w:p w14:paraId="51E175A5" w14:textId="77777777" w:rsidR="00EA66DB" w:rsidRDefault="00EA66DB" w:rsidP="00FC12DC">
      <w:pPr>
        <w:wordWrap/>
        <w:spacing w:line="360" w:lineRule="auto"/>
        <w:rPr>
          <w:rFonts w:ascii="휴먼명조" w:eastAsia="휴먼명조"/>
          <w:b/>
          <w:bCs/>
          <w:sz w:val="24"/>
          <w:szCs w:val="24"/>
          <w:lang w:eastAsia="ko-KR"/>
        </w:rPr>
      </w:pPr>
      <w:r w:rsidRPr="00010252">
        <w:rPr>
          <w:rFonts w:ascii="휴먼명조" w:eastAsia="휴먼명조"/>
          <w:b/>
          <w:bCs/>
          <w:sz w:val="24"/>
          <w:szCs w:val="24"/>
          <w:lang w:eastAsia="ko-KR"/>
        </w:rPr>
        <w:t>2) 기술 적용 방식</w:t>
      </w:r>
    </w:p>
    <w:p w14:paraId="62746CBB" w14:textId="699B2DFE" w:rsidR="00183215" w:rsidRPr="00010252" w:rsidRDefault="00183215" w:rsidP="00FC12DC">
      <w:pPr>
        <w:wordWrap/>
        <w:spacing w:line="360" w:lineRule="auto"/>
        <w:rPr>
          <w:rFonts w:ascii="휴먼명조" w:eastAsia="휴먼명조"/>
          <w:b/>
          <w:bCs/>
          <w:sz w:val="24"/>
          <w:szCs w:val="24"/>
          <w:lang w:eastAsia="ko-KR"/>
        </w:rPr>
      </w:pPr>
    </w:p>
    <w:p w14:paraId="516B1F45" w14:textId="77777777" w:rsidR="00EA66DB" w:rsidRDefault="00EA66DB" w:rsidP="00FC12DC">
      <w:pPr>
        <w:wordWrap/>
        <w:spacing w:line="360" w:lineRule="auto"/>
        <w:rPr>
          <w:rFonts w:ascii="휴먼명조" w:eastAsia="휴먼명조"/>
          <w:sz w:val="24"/>
          <w:szCs w:val="24"/>
          <w:lang w:eastAsia="ko-KR"/>
        </w:rPr>
      </w:pPr>
      <w:r w:rsidRPr="0052308B">
        <w:rPr>
          <w:rFonts w:ascii="Times New Roman" w:eastAsia="휴먼명조" w:hAnsi="Times New Roman" w:cs="Times New Roman"/>
          <w:sz w:val="24"/>
          <w:szCs w:val="24"/>
          <w:lang w:eastAsia="ko-KR"/>
        </w:rPr>
        <w:t>•</w:t>
      </w:r>
      <w:r w:rsidRPr="0052308B">
        <w:rPr>
          <w:rFonts w:ascii="휴먼명조" w:eastAsia="휴먼명조"/>
          <w:sz w:val="24"/>
          <w:szCs w:val="24"/>
          <w:lang w:eastAsia="ko-KR"/>
        </w:rPr>
        <w:t xml:space="preserve"> 초기화 및 장치 구성: D3D12를 통해 DXGI 팩토리를 생성하고, 최적의 GPU를 탐색하여 논리적 디바이스를 초기화했습니다. 이와 함께 부드러운 화면 출력을 담당하는 스왑체인과 렌더 타겟 뷰(RTV)용 서술자 힙을 구성했습니다.</w:t>
      </w:r>
    </w:p>
    <w:p w14:paraId="4CC61684" w14:textId="77777777" w:rsidR="00DA6661" w:rsidRPr="0052308B" w:rsidRDefault="00DA6661" w:rsidP="00FC12DC">
      <w:pPr>
        <w:wordWrap/>
        <w:spacing w:line="360" w:lineRule="auto"/>
        <w:rPr>
          <w:rFonts w:ascii="휴먼명조" w:eastAsia="휴먼명조"/>
          <w:sz w:val="24"/>
          <w:szCs w:val="24"/>
          <w:lang w:eastAsia="ko-KR"/>
        </w:rPr>
      </w:pPr>
    </w:p>
    <w:p w14:paraId="159B7C3A" w14:textId="77777777" w:rsidR="00EA66DB" w:rsidRDefault="00EA66DB" w:rsidP="00FC12DC">
      <w:pPr>
        <w:wordWrap/>
        <w:spacing w:line="360" w:lineRule="auto"/>
        <w:rPr>
          <w:rFonts w:ascii="휴먼명조" w:eastAsia="휴먼명조"/>
          <w:sz w:val="24"/>
          <w:szCs w:val="24"/>
          <w:lang w:eastAsia="ko-KR"/>
        </w:rPr>
      </w:pPr>
      <w:r w:rsidRPr="0052308B">
        <w:rPr>
          <w:rFonts w:ascii="Times New Roman" w:eastAsia="휴먼명조" w:hAnsi="Times New Roman" w:cs="Times New Roman"/>
          <w:sz w:val="24"/>
          <w:szCs w:val="24"/>
          <w:lang w:eastAsia="ko-KR"/>
        </w:rPr>
        <w:t>•</w:t>
      </w:r>
      <w:r w:rsidRPr="0052308B">
        <w:rPr>
          <w:rFonts w:ascii="휴먼명조" w:eastAsia="휴먼명조"/>
          <w:sz w:val="24"/>
          <w:szCs w:val="24"/>
          <w:lang w:eastAsia="ko-KR"/>
        </w:rPr>
        <w:t xml:space="preserve"> 파이프라인 및 리소스 관리: D3D12PipelineState 클래스를 활용해 렌더링 상태와 셰이더 리소스 바인딩 규칙(Root Signature)을 정의했습니다. D3D12Buffer 및 D3D12Texture를 통해 버퍼 생성과 업로드 힙(Upload Heap) 기반의 데이터 전송을 처리했습니다.</w:t>
      </w:r>
    </w:p>
    <w:p w14:paraId="3B08D10F" w14:textId="77777777" w:rsidR="00DA6661" w:rsidRPr="0052308B" w:rsidRDefault="00DA6661" w:rsidP="00FC12DC">
      <w:pPr>
        <w:wordWrap/>
        <w:spacing w:line="360" w:lineRule="auto"/>
        <w:rPr>
          <w:rFonts w:ascii="휴먼명조" w:eastAsia="휴먼명조"/>
          <w:sz w:val="24"/>
          <w:szCs w:val="24"/>
          <w:lang w:eastAsia="ko-KR"/>
        </w:rPr>
      </w:pPr>
    </w:p>
    <w:p w14:paraId="08F96E9A" w14:textId="77777777" w:rsidR="00EA66DB" w:rsidRDefault="00EA66DB" w:rsidP="00FC12DC">
      <w:pPr>
        <w:wordWrap/>
        <w:spacing w:line="360" w:lineRule="auto"/>
        <w:rPr>
          <w:rFonts w:ascii="휴먼명조" w:eastAsia="휴먼명조"/>
          <w:sz w:val="24"/>
          <w:szCs w:val="24"/>
          <w:lang w:eastAsia="ko-KR"/>
        </w:rPr>
      </w:pPr>
      <w:r w:rsidRPr="0052308B">
        <w:rPr>
          <w:rFonts w:ascii="Times New Roman" w:eastAsia="휴먼명조" w:hAnsi="Times New Roman" w:cs="Times New Roman"/>
          <w:sz w:val="24"/>
          <w:szCs w:val="24"/>
          <w:lang w:eastAsia="ko-KR"/>
        </w:rPr>
        <w:t>•</w:t>
      </w:r>
      <w:r w:rsidRPr="0052308B">
        <w:rPr>
          <w:rFonts w:ascii="휴먼명조" w:eastAsia="휴먼명조"/>
          <w:sz w:val="24"/>
          <w:szCs w:val="24"/>
          <w:lang w:eastAsia="ko-KR"/>
        </w:rPr>
        <w:t xml:space="preserve"> 최신 렌더링 아키텍처 적용: 엔진의 최신 렌더링 구조 개편에 맞춰 D3D12Device 내부에 글로벌 디스크립터 힙(Global Descriptor Heap)을 설계했습니다. 이를 통해 셰이더 내에서 배열 형태로 다수의 텍스처에 한 번에 접근할 수 있는 Bindless Texture 기법을 구현했습니다.</w:t>
      </w:r>
    </w:p>
    <w:p w14:paraId="78A9B61E" w14:textId="383B62CD" w:rsidR="00DA6661" w:rsidRPr="0052308B" w:rsidRDefault="00DA6661" w:rsidP="00FC12DC">
      <w:pPr>
        <w:wordWrap/>
        <w:spacing w:line="360" w:lineRule="auto"/>
        <w:rPr>
          <w:rFonts w:ascii="휴먼명조" w:eastAsia="휴먼명조"/>
          <w:sz w:val="24"/>
          <w:szCs w:val="24"/>
          <w:lang w:eastAsia="ko-KR"/>
        </w:rPr>
      </w:pPr>
    </w:p>
    <w:p w14:paraId="37AC8079" w14:textId="6C9A89B0" w:rsidR="00EA66DB" w:rsidRPr="0052308B" w:rsidRDefault="00EA66DB" w:rsidP="00FC12DC">
      <w:pPr>
        <w:wordWrap/>
        <w:spacing w:line="360" w:lineRule="auto"/>
        <w:rPr>
          <w:rFonts w:ascii="휴먼명조" w:eastAsia="휴먼명조"/>
          <w:sz w:val="24"/>
          <w:szCs w:val="24"/>
          <w:lang w:eastAsia="ko-KR"/>
        </w:rPr>
      </w:pPr>
      <w:r w:rsidRPr="0052308B">
        <w:rPr>
          <w:rFonts w:ascii="Times New Roman" w:eastAsia="휴먼명조" w:hAnsi="Times New Roman" w:cs="Times New Roman"/>
          <w:sz w:val="24"/>
          <w:szCs w:val="24"/>
          <w:lang w:eastAsia="ko-KR"/>
        </w:rPr>
        <w:t>•</w:t>
      </w:r>
      <w:r w:rsidRPr="0052308B">
        <w:rPr>
          <w:rFonts w:ascii="휴먼명조" w:eastAsia="휴먼명조"/>
          <w:sz w:val="24"/>
          <w:szCs w:val="24"/>
          <w:lang w:eastAsia="ko-KR"/>
        </w:rPr>
        <w:t xml:space="preserve"> 명령 처리 흐름: D3D12CommandList 객체를 구현하여 RHI 인터페이스 기반의 드로우 콜, 뷰포트 설정, 리소스 배리어 등의 명령을 할당자에 기록하고, 이를 명령 큐에 제출(ExecuteCommandLists)하여 프레임을 렌더링했습니다.</w:t>
      </w:r>
    </w:p>
    <w:p w14:paraId="0FC9EE9F" w14:textId="50D3F705" w:rsidR="00EA66DB" w:rsidRPr="0052308B" w:rsidRDefault="00D86DA1" w:rsidP="00FC12DC">
      <w:pPr>
        <w:widowControl/>
        <w:wordWrap/>
        <w:autoSpaceDE/>
        <w:autoSpaceDN/>
        <w:rPr>
          <w:rFonts w:ascii="휴먼명조" w:eastAsia="휴먼명조"/>
          <w:sz w:val="24"/>
          <w:szCs w:val="24"/>
          <w:lang w:eastAsia="ko-KR"/>
        </w:rPr>
      </w:pPr>
      <w:r>
        <w:rPr>
          <w:rFonts w:ascii="휴먼명조" w:eastAsia="휴먼명조"/>
          <w:sz w:val="24"/>
          <w:szCs w:val="24"/>
          <w:lang w:eastAsia="ko-KR"/>
        </w:rPr>
        <w:br w:type="page"/>
      </w:r>
    </w:p>
    <w:p w14:paraId="60472050" w14:textId="3300CA94" w:rsidR="008029E3" w:rsidRPr="008029E3" w:rsidRDefault="005057C0" w:rsidP="00234B09">
      <w:pPr>
        <w:wordWrap/>
        <w:spacing w:line="360" w:lineRule="auto"/>
        <w:jc w:val="both"/>
        <w:rPr>
          <w:rFonts w:ascii="휴먼명조" w:eastAsia="휴먼명조"/>
          <w:b/>
          <w:bCs/>
          <w:sz w:val="24"/>
          <w:szCs w:val="24"/>
          <w:lang w:eastAsia="ko-KR"/>
        </w:rPr>
      </w:pPr>
      <w:r>
        <w:rPr>
          <w:rFonts w:ascii="휴먼명조" w:eastAsia="휴먼명조" w:hint="eastAsia"/>
          <w:b/>
          <w:bCs/>
          <w:sz w:val="24"/>
          <w:szCs w:val="24"/>
          <w:lang w:eastAsia="ko-KR"/>
        </w:rPr>
        <w:lastRenderedPageBreak/>
        <w:t>3</w:t>
      </w:r>
      <w:r w:rsidR="008029E3" w:rsidRPr="008029E3">
        <w:rPr>
          <w:rFonts w:ascii="휴먼명조" w:eastAsia="휴먼명조"/>
          <w:b/>
          <w:bCs/>
          <w:sz w:val="24"/>
          <w:szCs w:val="24"/>
          <w:lang w:eastAsia="ko-KR"/>
        </w:rPr>
        <w:t>. C++, Metal, CMake, GLFW</w:t>
      </w:r>
      <w:r w:rsidR="008029E3" w:rsidRPr="008029E3">
        <w:rPr>
          <w:rFonts w:ascii="휴먼명조" w:eastAsia="휴먼명조" w:hint="eastAsia"/>
          <w:b/>
          <w:bCs/>
          <w:sz w:val="24"/>
          <w:szCs w:val="24"/>
          <w:lang w:eastAsia="ko-KR"/>
        </w:rPr>
        <w:t xml:space="preserve">를 활용한 </w:t>
      </w:r>
      <w:r w:rsidR="008029E3" w:rsidRPr="008029E3">
        <w:rPr>
          <w:rFonts w:ascii="휴먼명조" w:eastAsia="휴먼명조"/>
          <w:b/>
          <w:bCs/>
          <w:sz w:val="24"/>
          <w:szCs w:val="24"/>
          <w:lang w:eastAsia="ko-KR"/>
        </w:rPr>
        <w:t xml:space="preserve">Metal </w:t>
      </w:r>
      <w:r w:rsidR="008029E3" w:rsidRPr="008029E3">
        <w:rPr>
          <w:rFonts w:ascii="휴먼명조" w:eastAsia="휴먼명조" w:hint="eastAsia"/>
          <w:b/>
          <w:bCs/>
          <w:sz w:val="24"/>
          <w:szCs w:val="24"/>
          <w:lang w:eastAsia="ko-KR"/>
        </w:rPr>
        <w:t>백엔드 및 렌더링 구현</w:t>
      </w:r>
    </w:p>
    <w:tbl>
      <w:tblPr>
        <w:tblW w:w="952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2"/>
        <w:gridCol w:w="1702"/>
        <w:gridCol w:w="6120"/>
      </w:tblGrid>
      <w:tr w:rsidR="008029E3" w:rsidRPr="0052308B" w14:paraId="26F2CFF0" w14:textId="77777777" w:rsidTr="00831629">
        <w:trPr>
          <w:trHeight w:val="345"/>
        </w:trPr>
        <w:tc>
          <w:tcPr>
            <w:tcW w:w="1702" w:type="dxa"/>
            <w:tcBorders>
              <w:top w:val="single" w:sz="9" w:space="0" w:color="000000"/>
              <w:left w:val="single" w:sz="9" w:space="0" w:color="000000"/>
              <w:bottom w:val="single" w:sz="2" w:space="0" w:color="000000"/>
              <w:right w:val="single" w:sz="2" w:space="0" w:color="000000"/>
            </w:tcBorders>
            <w:shd w:val="clear" w:color="auto" w:fill="E6EEF7"/>
            <w:tcMar>
              <w:top w:w="80" w:type="dxa"/>
              <w:left w:w="80" w:type="dxa"/>
              <w:bottom w:w="80" w:type="dxa"/>
              <w:right w:w="80" w:type="dxa"/>
            </w:tcMar>
            <w:vAlign w:val="center"/>
          </w:tcPr>
          <w:p w14:paraId="23AF9819" w14:textId="77777777" w:rsidR="008029E3" w:rsidRPr="0052308B" w:rsidRDefault="008029E3" w:rsidP="0052308B">
            <w:pPr>
              <w:wordWrap/>
              <w:spacing w:line="360" w:lineRule="auto"/>
              <w:jc w:val="center"/>
              <w:rPr>
                <w:rFonts w:ascii="휴먼명조" w:eastAsia="휴먼명조"/>
                <w:lang w:eastAsia="ko-KR"/>
              </w:rPr>
            </w:pPr>
            <w:r w:rsidRPr="0052308B">
              <w:rPr>
                <w:rFonts w:ascii="휴먼명조" w:eastAsia="휴먼명조" w:hint="eastAsia"/>
                <w:b/>
                <w:bCs/>
                <w:lang w:eastAsia="ko-KR"/>
              </w:rPr>
              <w:t>학번</w:t>
            </w:r>
          </w:p>
        </w:tc>
        <w:tc>
          <w:tcPr>
            <w:tcW w:w="1702" w:type="dxa"/>
            <w:tcBorders>
              <w:top w:val="single" w:sz="9" w:space="0" w:color="000000"/>
              <w:left w:val="single" w:sz="2" w:space="0" w:color="000000"/>
              <w:bottom w:val="single" w:sz="2" w:space="0" w:color="000000"/>
              <w:right w:val="single" w:sz="2" w:space="0" w:color="000000"/>
            </w:tcBorders>
            <w:shd w:val="clear" w:color="auto" w:fill="E6EEF7"/>
            <w:tcMar>
              <w:top w:w="80" w:type="dxa"/>
              <w:left w:w="80" w:type="dxa"/>
              <w:bottom w:w="80" w:type="dxa"/>
              <w:right w:w="80" w:type="dxa"/>
            </w:tcMar>
            <w:vAlign w:val="center"/>
          </w:tcPr>
          <w:p w14:paraId="226AB44D" w14:textId="77777777" w:rsidR="008029E3" w:rsidRPr="0052308B" w:rsidRDefault="008029E3" w:rsidP="0052308B">
            <w:pPr>
              <w:wordWrap/>
              <w:spacing w:line="360" w:lineRule="auto"/>
              <w:jc w:val="center"/>
              <w:rPr>
                <w:rFonts w:ascii="휴먼명조" w:eastAsia="휴먼명조"/>
                <w:lang w:eastAsia="ko-KR"/>
              </w:rPr>
            </w:pPr>
            <w:r w:rsidRPr="0052308B">
              <w:rPr>
                <w:rFonts w:ascii="휴먼명조" w:eastAsia="휴먼명조" w:hint="eastAsia"/>
                <w:b/>
                <w:bCs/>
                <w:lang w:eastAsia="ko-KR"/>
              </w:rPr>
              <w:t>작성자</w:t>
            </w:r>
          </w:p>
        </w:tc>
        <w:tc>
          <w:tcPr>
            <w:tcW w:w="6120" w:type="dxa"/>
            <w:tcBorders>
              <w:top w:val="single" w:sz="9" w:space="0" w:color="000000"/>
              <w:left w:val="single" w:sz="2" w:space="0" w:color="000000"/>
              <w:bottom w:val="single" w:sz="2" w:space="0" w:color="000000"/>
              <w:right w:val="single" w:sz="9" w:space="0" w:color="000000"/>
            </w:tcBorders>
            <w:shd w:val="clear" w:color="auto" w:fill="E6EEF7"/>
            <w:tcMar>
              <w:top w:w="80" w:type="dxa"/>
              <w:left w:w="80" w:type="dxa"/>
              <w:bottom w:w="80" w:type="dxa"/>
              <w:right w:w="80" w:type="dxa"/>
            </w:tcMar>
            <w:vAlign w:val="center"/>
          </w:tcPr>
          <w:p w14:paraId="7293B0CE" w14:textId="77777777" w:rsidR="008029E3" w:rsidRPr="0052308B" w:rsidRDefault="008029E3" w:rsidP="0052308B">
            <w:pPr>
              <w:wordWrap/>
              <w:spacing w:line="360" w:lineRule="auto"/>
              <w:jc w:val="center"/>
              <w:rPr>
                <w:rFonts w:ascii="휴먼명조" w:eastAsia="휴먼명조"/>
                <w:lang w:eastAsia="ko-KR"/>
              </w:rPr>
            </w:pPr>
            <w:r w:rsidRPr="0052308B">
              <w:rPr>
                <w:rFonts w:ascii="휴먼명조" w:eastAsia="휴먼명조" w:hint="eastAsia"/>
                <w:b/>
                <w:bCs/>
                <w:lang w:eastAsia="ko-KR"/>
              </w:rPr>
              <w:t>관련 기술</w:t>
            </w:r>
          </w:p>
        </w:tc>
      </w:tr>
      <w:tr w:rsidR="008029E3" w:rsidRPr="0052308B" w14:paraId="46F2C47F" w14:textId="77777777" w:rsidTr="00831629">
        <w:trPr>
          <w:trHeight w:val="327"/>
        </w:trPr>
        <w:tc>
          <w:tcPr>
            <w:tcW w:w="1702" w:type="dxa"/>
            <w:tcBorders>
              <w:top w:val="single" w:sz="2" w:space="0" w:color="000000"/>
              <w:left w:val="single" w:sz="9" w:space="0" w:color="000000"/>
              <w:bottom w:val="single" w:sz="9" w:space="0" w:color="000000"/>
              <w:right w:val="single" w:sz="2" w:space="0" w:color="000000"/>
            </w:tcBorders>
            <w:tcMar>
              <w:top w:w="80" w:type="dxa"/>
              <w:left w:w="80" w:type="dxa"/>
              <w:bottom w:w="80" w:type="dxa"/>
              <w:right w:w="80" w:type="dxa"/>
            </w:tcMar>
            <w:vAlign w:val="center"/>
          </w:tcPr>
          <w:p w14:paraId="4C2002D4" w14:textId="77777777" w:rsidR="008029E3" w:rsidRPr="008029E3" w:rsidRDefault="008029E3" w:rsidP="0052308B">
            <w:pPr>
              <w:wordWrap/>
              <w:spacing w:line="360" w:lineRule="auto"/>
              <w:jc w:val="center"/>
              <w:rPr>
                <w:rFonts w:ascii="휴먼명조" w:eastAsia="휴먼명조"/>
                <w:sz w:val="20"/>
                <w:szCs w:val="20"/>
                <w:lang w:eastAsia="ko-KR"/>
              </w:rPr>
            </w:pPr>
            <w:r w:rsidRPr="008029E3">
              <w:rPr>
                <w:rFonts w:ascii="휴먼명조" w:eastAsia="휴먼명조"/>
                <w:sz w:val="20"/>
                <w:szCs w:val="20"/>
                <w:lang w:val="ko-KR" w:eastAsia="ko-KR"/>
              </w:rPr>
              <w:t>20240846</w:t>
            </w:r>
          </w:p>
        </w:tc>
        <w:tc>
          <w:tcPr>
            <w:tcW w:w="1702" w:type="dxa"/>
            <w:tcBorders>
              <w:top w:val="single" w:sz="2" w:space="0" w:color="000000"/>
              <w:left w:val="single" w:sz="2" w:space="0" w:color="000000"/>
              <w:bottom w:val="single" w:sz="9" w:space="0" w:color="000000"/>
              <w:right w:val="single" w:sz="2" w:space="0" w:color="000000"/>
            </w:tcBorders>
            <w:tcMar>
              <w:top w:w="80" w:type="dxa"/>
              <w:left w:w="80" w:type="dxa"/>
              <w:bottom w:w="80" w:type="dxa"/>
              <w:right w:w="80" w:type="dxa"/>
            </w:tcMar>
            <w:vAlign w:val="center"/>
          </w:tcPr>
          <w:p w14:paraId="0319544A" w14:textId="77777777" w:rsidR="008029E3" w:rsidRPr="0052308B" w:rsidRDefault="008029E3" w:rsidP="0052308B">
            <w:pPr>
              <w:wordWrap/>
              <w:spacing w:line="360" w:lineRule="auto"/>
              <w:jc w:val="center"/>
              <w:rPr>
                <w:rFonts w:ascii="휴먼명조" w:eastAsia="휴먼명조"/>
                <w:sz w:val="20"/>
                <w:szCs w:val="20"/>
                <w:lang w:eastAsia="ko-KR"/>
              </w:rPr>
            </w:pPr>
            <w:r w:rsidRPr="0052308B">
              <w:rPr>
                <w:rFonts w:ascii="휴먼명조" w:eastAsia="휴먼명조" w:hint="eastAsia"/>
                <w:sz w:val="20"/>
                <w:szCs w:val="20"/>
                <w:lang w:eastAsia="ko-KR"/>
              </w:rPr>
              <w:t>정준혁</w:t>
            </w:r>
          </w:p>
        </w:tc>
        <w:tc>
          <w:tcPr>
            <w:tcW w:w="6120" w:type="dxa"/>
            <w:tcBorders>
              <w:top w:val="single" w:sz="2" w:space="0" w:color="000000"/>
              <w:left w:val="single" w:sz="2" w:space="0" w:color="000000"/>
              <w:bottom w:val="single" w:sz="9" w:space="0" w:color="000000"/>
              <w:right w:val="single" w:sz="9" w:space="0" w:color="000000"/>
            </w:tcBorders>
            <w:tcMar>
              <w:top w:w="80" w:type="dxa"/>
              <w:left w:w="80" w:type="dxa"/>
              <w:bottom w:w="80" w:type="dxa"/>
              <w:right w:w="80" w:type="dxa"/>
            </w:tcMar>
            <w:vAlign w:val="center"/>
          </w:tcPr>
          <w:p w14:paraId="7DC3431E" w14:textId="77777777" w:rsidR="008029E3" w:rsidRPr="008029E3" w:rsidRDefault="008029E3" w:rsidP="0052308B">
            <w:pPr>
              <w:wordWrap/>
              <w:spacing w:line="360" w:lineRule="auto"/>
              <w:jc w:val="center"/>
              <w:rPr>
                <w:rFonts w:ascii="휴먼명조" w:eastAsia="휴먼명조"/>
                <w:sz w:val="20"/>
                <w:szCs w:val="20"/>
                <w:lang w:eastAsia="ko-KR"/>
              </w:rPr>
            </w:pPr>
            <w:r w:rsidRPr="008029E3">
              <w:rPr>
                <w:rFonts w:ascii="휴먼명조" w:eastAsia="휴먼명조"/>
                <w:sz w:val="20"/>
                <w:szCs w:val="20"/>
                <w:lang w:eastAsia="ko-KR"/>
              </w:rPr>
              <w:t>Metal 백엔드 및 렌더링 구현</w:t>
            </w:r>
          </w:p>
        </w:tc>
      </w:tr>
    </w:tbl>
    <w:p w14:paraId="7C604472" w14:textId="77777777" w:rsidR="00484D07" w:rsidRPr="0052308B" w:rsidRDefault="00484D07" w:rsidP="003945DB">
      <w:pPr>
        <w:wordWrap/>
        <w:spacing w:line="360" w:lineRule="auto"/>
        <w:rPr>
          <w:rFonts w:ascii="휴먼명조" w:eastAsia="휴먼명조"/>
          <w:sz w:val="24"/>
          <w:szCs w:val="24"/>
          <w:lang w:eastAsia="ko-KR"/>
        </w:rPr>
      </w:pPr>
    </w:p>
    <w:p w14:paraId="4CE3C4B1"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Metal 백엔드 초기화 및 장치 구성 기술</w:t>
      </w:r>
    </w:p>
    <w:p w14:paraId="58FD8D8B"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MTLDevice를 생성하고 GLFW Cocoa 윈도우와 연결되는 CAMetalLayer를 구성하여 Metal 실행 환경을 구성</w:t>
      </w:r>
    </w:p>
    <w:p w14:paraId="122C0622"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MTLCommandQueue를 생성하여 GPU 명령 제출 경로를 구성</w:t>
      </w:r>
    </w:p>
    <w:p w14:paraId="3DF40AC3" w14:textId="63A2F101" w:rsidR="00082F9C" w:rsidRPr="0052308B" w:rsidRDefault="00082F9C" w:rsidP="003945DB">
      <w:pPr>
        <w:wordWrap/>
        <w:spacing w:line="360" w:lineRule="auto"/>
        <w:rPr>
          <w:rFonts w:ascii="휴먼명조" w:eastAsia="휴먼명조"/>
          <w:sz w:val="24"/>
          <w:szCs w:val="24"/>
          <w:lang w:eastAsia="ko-KR"/>
        </w:rPr>
      </w:pPr>
    </w:p>
    <w:p w14:paraId="564DAE75"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렌더링</w:t>
      </w:r>
      <w:r w:rsidRPr="0052308B">
        <w:rPr>
          <w:rFonts w:ascii="휴먼명조" w:eastAsia="휴먼명조"/>
          <w:sz w:val="24"/>
          <w:szCs w:val="24"/>
          <w:lang w:eastAsia="ko-KR"/>
        </w:rPr>
        <w:t xml:space="preserve"> 루프 및 화면 출력 처리 기술</w:t>
      </w:r>
    </w:p>
    <w:p w14:paraId="7D2AB39D"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CAMetalLayer의 nextDrawable을 획득하여 렌더 타겟을 구성하고, CommandBuffer 기록 후 Present하는 기본 렌더링 루프를 구현</w:t>
      </w:r>
    </w:p>
    <w:p w14:paraId="6A398A90"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BeginFrame, Submit, Present 흐름을 구성하여 매 프레임 렌더링 경로를 연결</w:t>
      </w:r>
    </w:p>
    <w:p w14:paraId="3C85B252" w14:textId="77777777" w:rsidR="00082F9C" w:rsidRPr="0052308B" w:rsidRDefault="00082F9C" w:rsidP="003945DB">
      <w:pPr>
        <w:wordWrap/>
        <w:spacing w:line="360" w:lineRule="auto"/>
        <w:rPr>
          <w:rFonts w:ascii="휴먼명조" w:eastAsia="휴먼명조"/>
          <w:sz w:val="24"/>
          <w:szCs w:val="24"/>
          <w:lang w:eastAsia="ko-KR"/>
        </w:rPr>
      </w:pPr>
    </w:p>
    <w:p w14:paraId="7016BEDD"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그래픽스</w:t>
      </w:r>
      <w:r w:rsidRPr="0052308B">
        <w:rPr>
          <w:rFonts w:ascii="휴먼명조" w:eastAsia="휴먼명조"/>
          <w:sz w:val="24"/>
          <w:szCs w:val="24"/>
          <w:lang w:eastAsia="ko-KR"/>
        </w:rPr>
        <w:t xml:space="preserve"> 파이프라인 및 셰이더 처리 기술</w:t>
      </w:r>
    </w:p>
    <w:p w14:paraId="33A524A3"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MTLRenderPipelineDescriptor를 구성하여 Metal 기반 렌더링 파이프라인을 생성</w:t>
      </w:r>
    </w:p>
    <w:p w14:paraId="617B60E6"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MSL(Metal Shading Language) 소스 텍스트를 런타임에 로드하여 newLibraryWithSource로 컴파일하고 파이프라인에 연결</w:t>
      </w:r>
    </w:p>
    <w:p w14:paraId="55412FAB" w14:textId="77777777" w:rsidR="00082F9C" w:rsidRPr="0052308B" w:rsidRDefault="00082F9C" w:rsidP="003945DB">
      <w:pPr>
        <w:wordWrap/>
        <w:spacing w:line="360" w:lineRule="auto"/>
        <w:rPr>
          <w:rFonts w:ascii="휴먼명조" w:eastAsia="휴먼명조"/>
          <w:sz w:val="24"/>
          <w:szCs w:val="24"/>
          <w:lang w:eastAsia="ko-KR"/>
        </w:rPr>
      </w:pPr>
    </w:p>
    <w:p w14:paraId="40CEA457"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헤더</w:t>
      </w:r>
      <w:r w:rsidRPr="0052308B">
        <w:rPr>
          <w:rFonts w:ascii="휴먼명조" w:eastAsia="휴먼명조"/>
          <w:sz w:val="24"/>
          <w:szCs w:val="24"/>
          <w:lang w:eastAsia="ko-KR"/>
        </w:rPr>
        <w:t xml:space="preserve"> 오염 방지 및 플랫폼 격리 기술</w:t>
      </w:r>
    </w:p>
    <w:p w14:paraId="528362B0"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Pimpl 패턴을 적용하여 Metal Objective-C 타입(id&lt;MTLDevice&gt; 등)을 .mm 구현 파일 내부에 은닉하고 헤더에서 완전히 분리</w:t>
      </w:r>
    </w:p>
    <w:p w14:paraId="156DE5E9"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`#ifdef ENABLE_METAL 분기를 통해 Metal 백엔드가 macOS 빌드에서만 컴파일되도록 구성</w:t>
      </w:r>
    </w:p>
    <w:p w14:paraId="3419EBAB" w14:textId="77777777" w:rsidR="00082F9C" w:rsidRPr="0052308B" w:rsidRDefault="00082F9C" w:rsidP="003945DB">
      <w:pPr>
        <w:wordWrap/>
        <w:spacing w:line="360" w:lineRule="auto"/>
        <w:rPr>
          <w:rFonts w:ascii="휴먼명조" w:eastAsia="휴먼명조"/>
          <w:sz w:val="24"/>
          <w:szCs w:val="24"/>
          <w:lang w:eastAsia="ko-KR"/>
        </w:rPr>
      </w:pPr>
    </w:p>
    <w:p w14:paraId="6172D8A9"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기본</w:t>
      </w:r>
      <w:r w:rsidRPr="0052308B">
        <w:rPr>
          <w:rFonts w:ascii="휴먼명조" w:eastAsia="휴먼명조"/>
          <w:sz w:val="24"/>
          <w:szCs w:val="24"/>
          <w:lang w:eastAsia="ko-KR"/>
        </w:rPr>
        <w:t xml:space="preserve"> 리소스 생성 및 렌더링 기술</w:t>
      </w:r>
    </w:p>
    <w:p w14:paraId="0DEEA78F"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 Vertex Buffer, Index Buffer를 MTLResourceStorageModeShared 방식으로 생성하여 CPU에서 데이터를 업로드하고 GPU가 참조하도록 구성</w:t>
      </w:r>
    </w:p>
    <w:p w14:paraId="179EDC76" w14:textId="365BEF49"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lastRenderedPageBreak/>
        <w:t>-</w:t>
      </w:r>
      <w:r w:rsidR="009A1DB5">
        <w:rPr>
          <w:rFonts w:ascii="휴먼명조" w:eastAsia="휴먼명조" w:hint="eastAsia"/>
          <w:sz w:val="24"/>
          <w:szCs w:val="24"/>
          <w:lang w:eastAsia="ko-KR"/>
        </w:rPr>
        <w:t xml:space="preserve"> </w:t>
      </w:r>
      <w:r w:rsidRPr="0052308B">
        <w:rPr>
          <w:rFonts w:ascii="휴먼명조" w:eastAsia="휴먼명조"/>
          <w:sz w:val="24"/>
          <w:szCs w:val="24"/>
          <w:lang w:eastAsia="ko-KR"/>
        </w:rPr>
        <w:t>MTKTextureLoader를 활용하여 이미지 파일을 GPU 텍스처로 변환하고 Fragment Shader에 바인딩하여 텍스처 렌더링을 구현</w:t>
      </w:r>
    </w:p>
    <w:p w14:paraId="447C6798" w14:textId="3AB1686F" w:rsidR="00082F9C" w:rsidRPr="0052308B" w:rsidRDefault="00082F9C" w:rsidP="003945DB">
      <w:pPr>
        <w:wordWrap/>
        <w:spacing w:line="360" w:lineRule="auto"/>
        <w:rPr>
          <w:rFonts w:ascii="휴먼명조" w:eastAsia="휴먼명조"/>
          <w:sz w:val="24"/>
          <w:szCs w:val="24"/>
          <w:lang w:eastAsia="ko-KR"/>
        </w:rPr>
      </w:pPr>
    </w:p>
    <w:p w14:paraId="739F0C0E" w14:textId="77777777" w:rsidR="00082F9C" w:rsidRPr="00E93F39" w:rsidRDefault="00082F9C" w:rsidP="003945DB">
      <w:pPr>
        <w:wordWrap/>
        <w:spacing w:line="360" w:lineRule="auto"/>
        <w:rPr>
          <w:rFonts w:ascii="휴먼명조" w:eastAsia="휴먼명조"/>
          <w:b/>
          <w:bCs/>
          <w:sz w:val="24"/>
          <w:szCs w:val="24"/>
          <w:lang w:eastAsia="ko-KR"/>
        </w:rPr>
      </w:pPr>
      <w:r w:rsidRPr="00E93F39">
        <w:rPr>
          <w:rFonts w:ascii="휴먼명조" w:eastAsia="휴먼명조"/>
          <w:b/>
          <w:bCs/>
          <w:sz w:val="24"/>
          <w:szCs w:val="24"/>
          <w:lang w:eastAsia="ko-KR"/>
        </w:rPr>
        <w:t>1) 사용 기술 개요</w:t>
      </w:r>
    </w:p>
    <w:p w14:paraId="379E6D1F"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sz w:val="24"/>
          <w:szCs w:val="24"/>
          <w:lang w:eastAsia="ko-KR"/>
        </w:rPr>
        <w:t>Metal은 Apple이 제공하는 저수준 그래픽스 API로, GPU 자원 관리와 렌더링 절차를 개발자가 직접 제어할 수 있도록 설계되었다. 본 작업에서는 dy_engine의 Metal 백엔드를 대상으로, Metal 초기화 과정과 화면 출력 경로를 직접 구성하는 데 초점을 맞추었다. 구체적으로는 MTLDevice 및 CAMetalLayer 초기화, MTLCommandQueue 구성, 렌더 파이프라인 생성, 셰이더 로드, 버퍼 및 텍스처 업로드, 프레임 렌더</w:t>
      </w:r>
      <w:r w:rsidRPr="0052308B">
        <w:rPr>
          <w:rFonts w:ascii="휴먼명조" w:eastAsia="휴먼명조" w:hint="eastAsia"/>
          <w:sz w:val="24"/>
          <w:szCs w:val="24"/>
          <w:lang w:eastAsia="ko-KR"/>
        </w:rPr>
        <w:t>링</w:t>
      </w:r>
      <w:r w:rsidRPr="0052308B">
        <w:rPr>
          <w:rFonts w:ascii="휴먼명조" w:eastAsia="휴먼명조"/>
          <w:sz w:val="24"/>
          <w:szCs w:val="24"/>
          <w:lang w:eastAsia="ko-KR"/>
        </w:rPr>
        <w:t xml:space="preserve"> 흐름 연결까지의 과정을 하나의 렌더링 경로로 구성하였다.</w:t>
      </w:r>
    </w:p>
    <w:p w14:paraId="53CD17CD" w14:textId="77777777" w:rsidR="00082F9C" w:rsidRPr="0052308B" w:rsidRDefault="00082F9C" w:rsidP="003945DB">
      <w:pPr>
        <w:wordWrap/>
        <w:spacing w:line="360" w:lineRule="auto"/>
        <w:rPr>
          <w:rFonts w:ascii="휴먼명조" w:eastAsia="휴먼명조"/>
          <w:sz w:val="24"/>
          <w:szCs w:val="24"/>
          <w:lang w:eastAsia="ko-KR"/>
        </w:rPr>
      </w:pPr>
    </w:p>
    <w:p w14:paraId="7E16EFA2" w14:textId="77777777" w:rsidR="00082F9C" w:rsidRPr="00E93F39" w:rsidRDefault="00082F9C" w:rsidP="003945DB">
      <w:pPr>
        <w:wordWrap/>
        <w:spacing w:line="360" w:lineRule="auto"/>
        <w:rPr>
          <w:rFonts w:ascii="휴먼명조" w:eastAsia="휴먼명조"/>
          <w:b/>
          <w:bCs/>
          <w:sz w:val="24"/>
          <w:szCs w:val="24"/>
          <w:lang w:eastAsia="ko-KR"/>
        </w:rPr>
      </w:pPr>
      <w:r w:rsidRPr="00E93F39">
        <w:rPr>
          <w:rFonts w:ascii="휴먼명조" w:eastAsia="휴먼명조"/>
          <w:b/>
          <w:bCs/>
          <w:sz w:val="24"/>
          <w:szCs w:val="24"/>
          <w:lang w:eastAsia="ko-KR"/>
        </w:rPr>
        <w:t>2) 기술 적용 방식</w:t>
      </w:r>
    </w:p>
    <w:p w14:paraId="50F403B9"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본</w:t>
      </w:r>
      <w:r w:rsidRPr="0052308B">
        <w:rPr>
          <w:rFonts w:ascii="휴먼명조" w:eastAsia="휴먼명조"/>
          <w:sz w:val="24"/>
          <w:szCs w:val="24"/>
          <w:lang w:eastAsia="ko-KR"/>
        </w:rPr>
        <w:t xml:space="preserve"> 구현에서는 MetalDevice 클래스를 중심으로 Metal 초기화와 프레임 처리를 구성하였다. MetalDevice에서는 MTLDevice 생성, CAMetalLayer 연결, MTLCommandQueue 생성을 수행하여 렌더링에 필요한 기본 장치 구성을 완료하였다.</w:t>
      </w:r>
    </w:p>
    <w:p w14:paraId="3C3FC35F"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렌더</w:t>
      </w:r>
      <w:r w:rsidRPr="0052308B">
        <w:rPr>
          <w:rFonts w:ascii="휴먼명조" w:eastAsia="휴먼명조"/>
          <w:sz w:val="24"/>
          <w:szCs w:val="24"/>
          <w:lang w:eastAsia="ko-KR"/>
        </w:rPr>
        <w:t xml:space="preserve"> 파이프라인 구성은 MetalPipeline 클래스에서 수행하였다. MSL 셰이더 소스를 런타임에 텍스트로 읽어 newLibraryWithSource로 컴파일하고, MTLRenderPipelineDescriptor를 구성하여 파이프라인을 생성하였다.</w:t>
      </w:r>
    </w:p>
    <w:p w14:paraId="7536F451"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리소스</w:t>
      </w:r>
      <w:r w:rsidRPr="0052308B">
        <w:rPr>
          <w:rFonts w:ascii="휴먼명조" w:eastAsia="휴먼명조"/>
          <w:sz w:val="24"/>
          <w:szCs w:val="24"/>
          <w:lang w:eastAsia="ko-KR"/>
        </w:rPr>
        <w:t xml:space="preserve"> 생성은 MetalBuffer, MetalTexture 클래스를 통해 처리하였다. Shared 모드 버퍼로 Vertex/Index 데이터를 GPU에 업로드하고, MTLTextureDescriptor를 통해 텍스처를 생성하였다.</w:t>
      </w:r>
    </w:p>
    <w:p w14:paraId="5847BB57" w14:textId="77777777" w:rsidR="00082F9C" w:rsidRPr="0052308B" w:rsidRDefault="00082F9C" w:rsidP="003945DB">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실제</w:t>
      </w:r>
      <w:r w:rsidRPr="0052308B">
        <w:rPr>
          <w:rFonts w:ascii="휴먼명조" w:eastAsia="휴먼명조"/>
          <w:sz w:val="24"/>
          <w:szCs w:val="24"/>
          <w:lang w:eastAsia="ko-KR"/>
        </w:rPr>
        <w:t xml:space="preserve"> 렌더링 흐름은 BeginFrame </w:t>
      </w:r>
      <w:r w:rsidRPr="0052308B">
        <w:rPr>
          <w:rFonts w:ascii="휴먼명조" w:eastAsia="휴먼명조"/>
          <w:sz w:val="24"/>
          <w:szCs w:val="24"/>
          <w:lang w:eastAsia="ko-KR"/>
        </w:rPr>
        <w:t>→</w:t>
      </w:r>
      <w:r w:rsidRPr="0052308B">
        <w:rPr>
          <w:rFonts w:ascii="휴먼명조" w:eastAsia="휴먼명조"/>
          <w:sz w:val="24"/>
          <w:szCs w:val="24"/>
          <w:lang w:eastAsia="ko-KR"/>
        </w:rPr>
        <w:t xml:space="preserve"> CommandList 기록 </w:t>
      </w:r>
      <w:r w:rsidRPr="0052308B">
        <w:rPr>
          <w:rFonts w:ascii="휴먼명조" w:eastAsia="휴먼명조"/>
          <w:sz w:val="24"/>
          <w:szCs w:val="24"/>
          <w:lang w:eastAsia="ko-KR"/>
        </w:rPr>
        <w:t>→</w:t>
      </w:r>
      <w:r w:rsidRPr="0052308B">
        <w:rPr>
          <w:rFonts w:ascii="휴먼명조" w:eastAsia="휴먼명조"/>
          <w:sz w:val="24"/>
          <w:szCs w:val="24"/>
          <w:lang w:eastAsia="ko-KR"/>
        </w:rPr>
        <w:t xml:space="preserve"> Submit </w:t>
      </w:r>
      <w:r w:rsidRPr="0052308B">
        <w:rPr>
          <w:rFonts w:ascii="휴먼명조" w:eastAsia="휴먼명조"/>
          <w:sz w:val="24"/>
          <w:szCs w:val="24"/>
          <w:lang w:eastAsia="ko-KR"/>
        </w:rPr>
        <w:t>→</w:t>
      </w:r>
      <w:r w:rsidRPr="0052308B">
        <w:rPr>
          <w:rFonts w:ascii="휴먼명조" w:eastAsia="휴먼명조"/>
          <w:sz w:val="24"/>
          <w:szCs w:val="24"/>
          <w:lang w:eastAsia="ko-KR"/>
        </w:rPr>
        <w:t xml:space="preserve"> Present 순서로 구성하였다. MetalCommandList는 렌더패스 설정, 파이프라인 바인딩, PushConstants 전달, DrawInstanced 호출 등의 명령을 담당한다.</w:t>
      </w:r>
    </w:p>
    <w:p w14:paraId="0A9FF263" w14:textId="45701963" w:rsidR="00082F9C" w:rsidRDefault="00082F9C" w:rsidP="007B5648">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t>헤더</w:t>
      </w:r>
      <w:r w:rsidRPr="0052308B">
        <w:rPr>
          <w:rFonts w:ascii="휴먼명조" w:eastAsia="휴먼명조"/>
          <w:sz w:val="24"/>
          <w:szCs w:val="24"/>
          <w:lang w:eastAsia="ko-KR"/>
        </w:rPr>
        <w:t xml:space="preserve"> 오염 방지를 위해 모든 Metal Objective-C 타입은 Pimpl 패턴으로 .mm 파일 내부에만 존재하도록 격리하였으며, 헤더에는 struct Impl; 전방선언만 노출하였다.</w:t>
      </w:r>
    </w:p>
    <w:p w14:paraId="0FACC64B" w14:textId="77777777" w:rsidR="007C300F" w:rsidRDefault="007C300F" w:rsidP="00234B09">
      <w:pPr>
        <w:wordWrap/>
        <w:spacing w:line="360" w:lineRule="auto"/>
        <w:jc w:val="both"/>
        <w:rPr>
          <w:rFonts w:ascii="휴먼명조" w:eastAsia="휴먼명조"/>
          <w:sz w:val="24"/>
          <w:szCs w:val="24"/>
          <w:lang w:eastAsia="ko-KR"/>
        </w:rPr>
      </w:pPr>
    </w:p>
    <w:p w14:paraId="1C32B88D" w14:textId="30621348" w:rsidR="007D5BDC" w:rsidRPr="0052308B" w:rsidRDefault="007D5BDC" w:rsidP="00234B09">
      <w:pPr>
        <w:wordWrap/>
        <w:spacing w:line="360" w:lineRule="auto"/>
        <w:jc w:val="both"/>
        <w:rPr>
          <w:rFonts w:ascii="휴먼명조" w:eastAsia="휴먼명조"/>
          <w:sz w:val="24"/>
          <w:szCs w:val="24"/>
          <w:lang w:eastAsia="ko-KR"/>
        </w:rPr>
      </w:pPr>
    </w:p>
    <w:p w14:paraId="4FA1196F" w14:textId="6B6118B0" w:rsidR="00D52DF7" w:rsidRPr="0052308B" w:rsidRDefault="00435A7C" w:rsidP="00D86DA1">
      <w:pPr>
        <w:pStyle w:val="a9"/>
        <w:tabs>
          <w:tab w:val="right" w:leader="middleDot" w:pos="9290"/>
        </w:tabs>
        <w:spacing w:line="360" w:lineRule="auto"/>
        <w:rPr>
          <w:rFonts w:ascii="휴먼명조" w:eastAsia="휴먼명조" w:cs="휴먼명조"/>
          <w:b/>
          <w:bCs/>
          <w:sz w:val="24"/>
          <w:szCs w:val="24"/>
          <w:lang w:eastAsia="ko-KR"/>
        </w:rPr>
      </w:pPr>
      <w:r>
        <w:rPr>
          <w:rFonts w:ascii="휴먼명조" w:eastAsia="휴먼명조" w:cs="휴먼명조" w:hint="eastAsia"/>
          <w:b/>
          <w:bCs/>
          <w:sz w:val="24"/>
          <w:szCs w:val="24"/>
          <w:lang w:eastAsia="ko-KR"/>
        </w:rPr>
        <w:lastRenderedPageBreak/>
        <w:t>4</w:t>
      </w:r>
      <w:r w:rsidR="00D52DF7" w:rsidRPr="0052308B">
        <w:rPr>
          <w:rFonts w:ascii="휴먼명조" w:eastAsia="휴먼명조" w:cs="휴먼명조" w:hint="eastAsia"/>
          <w:b/>
          <w:bCs/>
          <w:sz w:val="24"/>
          <w:szCs w:val="24"/>
          <w:lang w:eastAsia="ko-KR"/>
        </w:rPr>
        <w:t xml:space="preserve">. </w:t>
      </w:r>
      <w:r w:rsidR="00973DF4" w:rsidRPr="00973DF4">
        <w:rPr>
          <w:rFonts w:ascii="휴먼명조" w:eastAsia="휴먼명조" w:cs="휴먼명조"/>
          <w:b/>
          <w:bCs/>
          <w:sz w:val="24"/>
          <w:szCs w:val="24"/>
          <w:lang w:eastAsia="ko-KR"/>
        </w:rPr>
        <w:t>Vulkan 백엔드 및 빛</w:t>
      </w:r>
      <w:r w:rsidR="00973DF4" w:rsidRPr="00973DF4">
        <w:rPr>
          <w:rFonts w:ascii="휴먼명조" w:eastAsia="휴먼명조" w:cs="휴먼명조"/>
          <w:b/>
          <w:bCs/>
          <w:sz w:val="24"/>
          <w:szCs w:val="24"/>
          <w:lang w:eastAsia="ko-KR"/>
        </w:rPr>
        <w:t>·</w:t>
      </w:r>
      <w:r w:rsidR="00973DF4" w:rsidRPr="00973DF4">
        <w:rPr>
          <w:rFonts w:ascii="휴먼명조" w:eastAsia="휴먼명조" w:cs="휴먼명조"/>
          <w:b/>
          <w:bCs/>
          <w:sz w:val="24"/>
          <w:szCs w:val="24"/>
          <w:lang w:eastAsia="ko-KR"/>
        </w:rPr>
        <w:t>그림자 구현 기술</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702"/>
        <w:gridCol w:w="1702"/>
        <w:gridCol w:w="6337"/>
      </w:tblGrid>
      <w:tr w:rsidR="00D52DF7" w:rsidRPr="0052308B" w14:paraId="17AADFEA" w14:textId="77777777" w:rsidTr="00831629">
        <w:trPr>
          <w:trHeight w:val="482"/>
        </w:trPr>
        <w:tc>
          <w:tcPr>
            <w:tcW w:w="170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72599C66" w14:textId="77777777" w:rsidR="00D52DF7" w:rsidRPr="00234B09" w:rsidRDefault="00D52DF7" w:rsidP="0052308B">
            <w:pPr>
              <w:pStyle w:val="a9"/>
              <w:wordWrap/>
              <w:spacing w:line="360" w:lineRule="auto"/>
              <w:jc w:val="center"/>
              <w:rPr>
                <w:rFonts w:ascii="휴먼명조" w:eastAsia="휴먼명조" w:cs="휴먼명조"/>
                <w:b/>
                <w:bCs/>
              </w:rPr>
            </w:pPr>
            <w:r w:rsidRPr="00234B09">
              <w:rPr>
                <w:rFonts w:ascii="휴먼명조" w:eastAsia="휴먼명조" w:cs="휴먼명조" w:hint="eastAsia"/>
                <w:b/>
                <w:bCs/>
              </w:rPr>
              <w:t>학번</w:t>
            </w:r>
          </w:p>
        </w:tc>
        <w:tc>
          <w:tcPr>
            <w:tcW w:w="1702"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72D1F687" w14:textId="77777777" w:rsidR="00D52DF7" w:rsidRPr="00234B09" w:rsidRDefault="00D52DF7" w:rsidP="0052308B">
            <w:pPr>
              <w:pStyle w:val="a9"/>
              <w:wordWrap/>
              <w:spacing w:line="360" w:lineRule="auto"/>
              <w:jc w:val="center"/>
              <w:rPr>
                <w:rFonts w:ascii="휴먼명조" w:eastAsia="휴먼명조" w:cs="휴먼명조"/>
                <w:b/>
                <w:bCs/>
              </w:rPr>
            </w:pPr>
            <w:r w:rsidRPr="00234B09">
              <w:rPr>
                <w:rFonts w:ascii="휴먼명조" w:eastAsia="휴먼명조" w:cs="휴먼명조" w:hint="eastAsia"/>
                <w:b/>
                <w:bCs/>
              </w:rPr>
              <w:t>작성자</w:t>
            </w:r>
          </w:p>
        </w:tc>
        <w:tc>
          <w:tcPr>
            <w:tcW w:w="6337"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7BEB9472" w14:textId="77777777" w:rsidR="00D52DF7" w:rsidRPr="00234B09" w:rsidRDefault="00D52DF7" w:rsidP="0052308B">
            <w:pPr>
              <w:pStyle w:val="a9"/>
              <w:wordWrap/>
              <w:spacing w:line="360" w:lineRule="auto"/>
              <w:jc w:val="center"/>
              <w:rPr>
                <w:rFonts w:ascii="휴먼명조" w:eastAsia="휴먼명조" w:cs="휴먼명조"/>
                <w:b/>
                <w:bCs/>
              </w:rPr>
            </w:pPr>
            <w:r w:rsidRPr="00234B09">
              <w:rPr>
                <w:rFonts w:ascii="휴먼명조" w:eastAsia="휴먼명조" w:cs="휴먼명조" w:hint="eastAsia"/>
                <w:b/>
                <w:bCs/>
              </w:rPr>
              <w:t>관련 기술</w:t>
            </w:r>
          </w:p>
        </w:tc>
      </w:tr>
      <w:tr w:rsidR="00D52DF7" w:rsidRPr="0052308B" w14:paraId="333185E4" w14:textId="77777777" w:rsidTr="00831629">
        <w:trPr>
          <w:trHeight w:val="482"/>
        </w:trPr>
        <w:tc>
          <w:tcPr>
            <w:tcW w:w="1702" w:type="dxa"/>
            <w:tcBorders>
              <w:top w:val="single" w:sz="2" w:space="0" w:color="000000"/>
              <w:left w:val="single" w:sz="9" w:space="0" w:color="000000"/>
              <w:bottom w:val="single" w:sz="9" w:space="0" w:color="000000"/>
              <w:right w:val="single" w:sz="2" w:space="0" w:color="000000"/>
              <w:tl2br w:val="nil"/>
              <w:tr2bl w:val="nil"/>
            </w:tcBorders>
            <w:vAlign w:val="center"/>
          </w:tcPr>
          <w:p w14:paraId="115CC949" w14:textId="77777777" w:rsidR="00D52DF7" w:rsidRPr="00234B09" w:rsidRDefault="00D52DF7" w:rsidP="0052308B">
            <w:pPr>
              <w:pStyle w:val="a9"/>
              <w:wordWrap/>
              <w:spacing w:line="360" w:lineRule="auto"/>
              <w:jc w:val="center"/>
              <w:rPr>
                <w:rFonts w:ascii="휴먼명조" w:eastAsia="휴먼명조" w:cs="휴먼명조"/>
              </w:rPr>
            </w:pPr>
            <w:r w:rsidRPr="00234B09">
              <w:rPr>
                <w:rFonts w:ascii="휴먼명조" w:eastAsia="휴먼명조" w:cs="휴먼명조" w:hint="eastAsia"/>
              </w:rPr>
              <w:t>20240901</w:t>
            </w:r>
          </w:p>
        </w:tc>
        <w:tc>
          <w:tcPr>
            <w:tcW w:w="1702" w:type="dxa"/>
            <w:tcBorders>
              <w:top w:val="single" w:sz="2" w:space="0" w:color="000000"/>
              <w:left w:val="single" w:sz="2" w:space="0" w:color="000000"/>
              <w:bottom w:val="single" w:sz="9" w:space="0" w:color="000000"/>
              <w:right w:val="single" w:sz="2" w:space="0" w:color="000000"/>
              <w:tl2br w:val="nil"/>
              <w:tr2bl w:val="nil"/>
            </w:tcBorders>
            <w:vAlign w:val="center"/>
          </w:tcPr>
          <w:p w14:paraId="2FA2AE9E" w14:textId="1B70CB71" w:rsidR="00D52DF7" w:rsidRPr="00234B09" w:rsidRDefault="00D52DF7" w:rsidP="0052308B">
            <w:pPr>
              <w:pStyle w:val="a9"/>
              <w:wordWrap/>
              <w:spacing w:line="360" w:lineRule="auto"/>
              <w:jc w:val="center"/>
              <w:rPr>
                <w:rFonts w:ascii="휴먼명조" w:eastAsia="휴먼명조" w:cs="휴먼명조"/>
              </w:rPr>
            </w:pPr>
            <w:r w:rsidRPr="00234B09">
              <w:rPr>
                <w:rFonts w:ascii="휴먼명조" w:eastAsia="휴먼명조" w:cs="휴먼명조" w:hint="eastAsia"/>
              </w:rPr>
              <w:t>윤</w:t>
            </w:r>
            <w:r w:rsidR="00DD5720">
              <w:rPr>
                <w:rFonts w:ascii="휴먼명조" w:eastAsia="휴먼명조" w:cs="휴먼명조" w:hint="eastAsia"/>
                <w:lang w:eastAsia="ko-KR"/>
              </w:rPr>
              <w:t xml:space="preserve"> </w:t>
            </w:r>
            <w:r w:rsidRPr="00234B09">
              <w:rPr>
                <w:rFonts w:ascii="휴먼명조" w:eastAsia="휴먼명조" w:cs="휴먼명조" w:hint="eastAsia"/>
              </w:rPr>
              <w:t>훈</w:t>
            </w:r>
          </w:p>
        </w:tc>
        <w:tc>
          <w:tcPr>
            <w:tcW w:w="6337" w:type="dxa"/>
            <w:tcBorders>
              <w:top w:val="single" w:sz="2" w:space="0" w:color="000000"/>
              <w:left w:val="single" w:sz="2" w:space="0" w:color="000000"/>
              <w:bottom w:val="single" w:sz="9" w:space="0" w:color="000000"/>
              <w:right w:val="single" w:sz="9" w:space="0" w:color="000000"/>
              <w:tl2br w:val="nil"/>
              <w:tr2bl w:val="nil"/>
            </w:tcBorders>
            <w:vAlign w:val="center"/>
          </w:tcPr>
          <w:p w14:paraId="0F11A69D" w14:textId="75A30EB7" w:rsidR="00D52DF7" w:rsidRPr="00234B09" w:rsidRDefault="00DD5720" w:rsidP="0052308B">
            <w:pPr>
              <w:pStyle w:val="a9"/>
              <w:spacing w:line="360" w:lineRule="auto"/>
              <w:rPr>
                <w:rFonts w:ascii="휴먼명조" w:eastAsia="휴먼명조" w:cs="휴먼명조"/>
                <w:lang w:eastAsia="ko-KR"/>
              </w:rPr>
            </w:pPr>
            <w:r w:rsidRPr="00292A77">
              <w:rPr>
                <w:rFonts w:ascii="휴먼명조" w:eastAsia="휴먼명조" w:cs="휴먼명조" w:hint="eastAsia"/>
                <w:lang w:eastAsia="ko-KR"/>
              </w:rPr>
              <w:t xml:space="preserve">Vulkan 백엔드 및 </w:t>
            </w:r>
            <w:r>
              <w:rPr>
                <w:rFonts w:ascii="휴먼명조" w:eastAsia="휴먼명조" w:cs="휴먼명조" w:hint="eastAsia"/>
                <w:lang w:eastAsia="ko-KR"/>
              </w:rPr>
              <w:t>빛</w:t>
            </w:r>
            <w:r w:rsidRPr="0089577B">
              <w:rPr>
                <w:rFonts w:ascii="휴먼명조" w:eastAsia="휴먼명조" w:cs="휴먼명조" w:hint="eastAsia"/>
                <w:lang w:eastAsia="ko-KR"/>
              </w:rPr>
              <w:t>·</w:t>
            </w:r>
            <w:r>
              <w:rPr>
                <w:rFonts w:ascii="휴먼명조" w:eastAsia="휴먼명조" w:cs="휴먼명조" w:hint="eastAsia"/>
                <w:lang w:eastAsia="ko-KR"/>
              </w:rPr>
              <w:t>그림자</w:t>
            </w:r>
            <w:r w:rsidRPr="00292A77">
              <w:rPr>
                <w:rFonts w:ascii="휴먼명조" w:eastAsia="휴먼명조" w:cs="휴먼명조" w:hint="eastAsia"/>
                <w:lang w:eastAsia="ko-KR"/>
              </w:rPr>
              <w:t xml:space="preserve"> 구현 기술</w:t>
            </w:r>
          </w:p>
        </w:tc>
      </w:tr>
    </w:tbl>
    <w:p w14:paraId="0DEA3FCB" w14:textId="77777777" w:rsidR="00D52DF7" w:rsidRPr="0052308B" w:rsidRDefault="00D52DF7" w:rsidP="0052308B">
      <w:pPr>
        <w:spacing w:line="360" w:lineRule="auto"/>
        <w:rPr>
          <w:rFonts w:ascii="휴먼명조" w:eastAsia="휴먼명조"/>
          <w:sz w:val="2"/>
          <w:lang w:eastAsia="ko-KR"/>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8079"/>
      </w:tblGrid>
      <w:tr w:rsidR="00DD5720" w:rsidRPr="0052308B" w14:paraId="5512F186" w14:textId="77777777" w:rsidTr="00DD5720">
        <w:tc>
          <w:tcPr>
            <w:tcW w:w="1668" w:type="dxa"/>
          </w:tcPr>
          <w:p w14:paraId="3D554710" w14:textId="21A99987" w:rsidR="00DD5720" w:rsidRPr="0052308B" w:rsidRDefault="00DD5720" w:rsidP="00DD5720">
            <w:pPr>
              <w:pStyle w:val="a9"/>
              <w:tabs>
                <w:tab w:val="right" w:leader="middleDot" w:pos="9290"/>
              </w:tabs>
              <w:spacing w:line="360" w:lineRule="auto"/>
              <w:jc w:val="center"/>
              <w:rPr>
                <w:rFonts w:ascii="휴먼명조" w:eastAsia="휴먼명조" w:cs="휴먼명조"/>
                <w:lang w:eastAsia="ko-KR"/>
              </w:rPr>
            </w:pPr>
            <w:r w:rsidRPr="00297DFF">
              <w:rPr>
                <w:rFonts w:ascii="휴먼명조" w:eastAsia="휴먼명조" w:hint="eastAsia"/>
                <w:lang w:eastAsia="ko-KR"/>
              </w:rPr>
              <w:t>Vulkan 장치·스왑체인·프레임 동기화</w:t>
            </w:r>
          </w:p>
        </w:tc>
        <w:tc>
          <w:tcPr>
            <w:tcW w:w="8079" w:type="dxa"/>
          </w:tcPr>
          <w:p w14:paraId="4889446D" w14:textId="284C4BAA" w:rsidR="00DD5720" w:rsidRPr="0052308B" w:rsidRDefault="00DD5720" w:rsidP="00DD5720">
            <w:pPr>
              <w:pStyle w:val="a9"/>
              <w:tabs>
                <w:tab w:val="right" w:leader="middleDot" w:pos="9290"/>
              </w:tabs>
              <w:spacing w:line="360" w:lineRule="auto"/>
              <w:jc w:val="left"/>
              <w:rPr>
                <w:rFonts w:ascii="휴먼명조" w:eastAsia="휴먼명조" w:cs="휴먼명조"/>
                <w:lang w:eastAsia="ko-KR"/>
              </w:rPr>
            </w:pPr>
            <w:r w:rsidRPr="00297DFF">
              <w:rPr>
                <w:rFonts w:ascii="휴먼명조" w:eastAsia="휴먼명조" w:hint="eastAsia"/>
                <w:lang w:eastAsia="ko-KR"/>
              </w:rPr>
              <w:t>Vulkan 실행 인스턴스, 화면 연결, 물리/논리 장치, 큐 계열, 스왑체인, 화면 출력 이미지를 구성하였다. 프레임 동기화 객체와 프레임별 이미지 사용 상태를 관리하여 이미지 획득, 명령 제출, 화면 출력 순서를 안정화하고, 조명 값과 그림자 행렬이 프레임 사이에서 어긋나며 발생하던 깜빡임 문제를 해결하였다.</w:t>
            </w:r>
          </w:p>
        </w:tc>
      </w:tr>
      <w:tr w:rsidR="00DD5720" w:rsidRPr="0052308B" w14:paraId="32603682" w14:textId="77777777" w:rsidTr="00DD5720">
        <w:tc>
          <w:tcPr>
            <w:tcW w:w="1668" w:type="dxa"/>
          </w:tcPr>
          <w:p w14:paraId="52C8790C" w14:textId="14AAC021" w:rsidR="00DD5720" w:rsidRPr="0052308B" w:rsidRDefault="00DD5720" w:rsidP="00DD5720">
            <w:pPr>
              <w:pStyle w:val="a9"/>
              <w:tabs>
                <w:tab w:val="right" w:leader="middleDot" w:pos="9290"/>
              </w:tabs>
              <w:spacing w:line="360" w:lineRule="auto"/>
              <w:jc w:val="center"/>
              <w:rPr>
                <w:rFonts w:ascii="휴먼명조" w:eastAsia="휴먼명조" w:cs="휴먼명조"/>
                <w:lang w:eastAsia="ko-KR"/>
              </w:rPr>
            </w:pPr>
            <w:r w:rsidRPr="00297DFF">
              <w:rPr>
                <w:rFonts w:ascii="휴먼명조" w:eastAsia="휴먼명조" w:hint="eastAsia"/>
                <w:lang w:eastAsia="ko-KR"/>
              </w:rPr>
              <w:t>셰이더 빌드 및 데이터 규칙 공통화</w:t>
            </w:r>
          </w:p>
        </w:tc>
        <w:tc>
          <w:tcPr>
            <w:tcW w:w="8079" w:type="dxa"/>
          </w:tcPr>
          <w:p w14:paraId="629612E8" w14:textId="1C8AED3A" w:rsidR="00DD5720" w:rsidRPr="0052308B" w:rsidRDefault="00DD5720" w:rsidP="00DD5720">
            <w:pPr>
              <w:pStyle w:val="a9"/>
              <w:tabs>
                <w:tab w:val="right" w:leader="middleDot" w:pos="9290"/>
              </w:tabs>
              <w:spacing w:line="360" w:lineRule="auto"/>
              <w:jc w:val="left"/>
              <w:rPr>
                <w:rFonts w:ascii="휴먼명조" w:eastAsia="휴먼명조" w:cs="휴먼명조"/>
                <w:lang w:eastAsia="ko-KR"/>
              </w:rPr>
            </w:pPr>
            <w:r w:rsidRPr="00297DFF">
              <w:rPr>
                <w:rFonts w:ascii="휴먼명조" w:eastAsia="휴먼명조" w:hint="eastAsia"/>
                <w:lang w:eastAsia="ko-KR"/>
              </w:rPr>
              <w:t>CMake와 glslangValidator로 GLSL 셰이더를 SPIR-V로 자동 변환하였다. 공통 셰이더 레이아웃 정의를 통해 C++ 상수, GLSL 바인딩 번호, 텍스처 사용 플래그, 소량 상수 데이터 위치를 공통화하여 셰이더 파일별 하드코딩 의존성을 줄이고 데이터 규칙 불일치 문제를 해결하였다.</w:t>
            </w:r>
          </w:p>
        </w:tc>
      </w:tr>
      <w:tr w:rsidR="00DD5720" w:rsidRPr="0052308B" w14:paraId="64FB0FDA" w14:textId="77777777" w:rsidTr="00DD5720">
        <w:tc>
          <w:tcPr>
            <w:tcW w:w="1668" w:type="dxa"/>
          </w:tcPr>
          <w:p w14:paraId="3017E61B" w14:textId="6EE591D6" w:rsidR="00DD5720" w:rsidRPr="0052308B" w:rsidRDefault="00DD5720" w:rsidP="00DD5720">
            <w:pPr>
              <w:pStyle w:val="a9"/>
              <w:tabs>
                <w:tab w:val="right" w:leader="middleDot" w:pos="9290"/>
              </w:tabs>
              <w:spacing w:line="360" w:lineRule="auto"/>
              <w:jc w:val="center"/>
              <w:rPr>
                <w:rFonts w:ascii="휴먼명조" w:eastAsia="휴먼명조" w:cs="휴먼명조"/>
                <w:lang w:eastAsia="ko-KR"/>
              </w:rPr>
            </w:pPr>
            <w:r w:rsidRPr="00297DFF">
              <w:rPr>
                <w:rFonts w:ascii="휴먼명조" w:eastAsia="휴먼명조" w:hint="eastAsia"/>
              </w:rPr>
              <w:t>Shadow Pass와 Main Forward Pass 연계</w:t>
            </w:r>
          </w:p>
        </w:tc>
        <w:tc>
          <w:tcPr>
            <w:tcW w:w="8079" w:type="dxa"/>
          </w:tcPr>
          <w:p w14:paraId="702F6322" w14:textId="6496875F" w:rsidR="00DD5720" w:rsidRPr="0052308B" w:rsidRDefault="00DD5720" w:rsidP="00DD5720">
            <w:pPr>
              <w:pStyle w:val="a9"/>
              <w:tabs>
                <w:tab w:val="right" w:leader="middleDot" w:pos="9290"/>
              </w:tabs>
              <w:spacing w:line="360" w:lineRule="auto"/>
              <w:jc w:val="left"/>
              <w:rPr>
                <w:rFonts w:ascii="휴먼명조" w:eastAsia="휴먼명조" w:cs="휴먼명조"/>
                <w:lang w:eastAsia="ko-KR"/>
              </w:rPr>
            </w:pPr>
            <w:r w:rsidRPr="00297DFF">
              <w:rPr>
                <w:rFonts w:ascii="휴먼명조" w:eastAsia="휴먼명조" w:hint="eastAsia"/>
                <w:lang w:eastAsia="ko-KR"/>
              </w:rPr>
              <w:t>그림자 전용 패스에서 그림자 맵을 생성하고, 메인 렌더 패스에서 해당 그림자 맵과 그림자 행렬 데이터를 GPU 리소스 바인딩 묶음으로 연결하였다. 그림자 생성 여부와 그림자 수신 여부를 분리하여, 그림자를 만드는 대상과 그림자를 받는 대상을 독립적으로 제어하였다.</w:t>
            </w:r>
          </w:p>
        </w:tc>
      </w:tr>
      <w:tr w:rsidR="00DD5720" w:rsidRPr="0052308B" w14:paraId="3B1DD14F" w14:textId="77777777" w:rsidTr="00DD5720">
        <w:tc>
          <w:tcPr>
            <w:tcW w:w="1668" w:type="dxa"/>
          </w:tcPr>
          <w:p w14:paraId="0E9C0BD2" w14:textId="50D36B8D" w:rsidR="00DD5720" w:rsidRPr="0052308B" w:rsidRDefault="00DD5720" w:rsidP="00DD5720">
            <w:pPr>
              <w:pStyle w:val="a9"/>
              <w:tabs>
                <w:tab w:val="right" w:leader="middleDot" w:pos="9290"/>
              </w:tabs>
              <w:spacing w:line="360" w:lineRule="auto"/>
              <w:jc w:val="center"/>
              <w:rPr>
                <w:rFonts w:ascii="휴먼명조" w:eastAsia="휴먼명조" w:cs="휴먼명조"/>
                <w:lang w:eastAsia="ko-KR"/>
              </w:rPr>
            </w:pPr>
            <w:r w:rsidRPr="00297DFF">
              <w:rPr>
                <w:rFonts w:ascii="휴먼명조" w:eastAsia="휴먼명조" w:hint="eastAsia"/>
                <w:lang w:eastAsia="ko-KR"/>
              </w:rPr>
              <w:t>빛·그림자 셰이더 및 BRDF 계산</w:t>
            </w:r>
          </w:p>
        </w:tc>
        <w:tc>
          <w:tcPr>
            <w:tcW w:w="8079" w:type="dxa"/>
          </w:tcPr>
          <w:p w14:paraId="68BD2413" w14:textId="65E3443D" w:rsidR="00DD5720" w:rsidRPr="0052308B" w:rsidRDefault="00DD5720" w:rsidP="00DD5720">
            <w:pPr>
              <w:pStyle w:val="a9"/>
              <w:tabs>
                <w:tab w:val="right" w:leader="middleDot" w:pos="9290"/>
              </w:tabs>
              <w:spacing w:line="360" w:lineRule="auto"/>
              <w:jc w:val="left"/>
              <w:rPr>
                <w:rFonts w:ascii="휴먼명조" w:eastAsia="휴먼명조" w:cs="휴먼명조"/>
                <w:lang w:eastAsia="ko-KR"/>
              </w:rPr>
            </w:pPr>
            <w:r w:rsidRPr="00297DFF">
              <w:rPr>
                <w:rFonts w:ascii="휴먼명조" w:eastAsia="휴먼명조" w:hint="eastAsia"/>
                <w:lang w:eastAsia="ko-KR"/>
              </w:rPr>
              <w:t>장면의 대표 방향광 또는 점광 정보를 조명 상수 데이터로 전달하고, GGX, Smith 기하 감쇠, Schlick Fresnel 기반의 간이 PBR 직접광 계산을 적용하였다. 그림자 가시성을 직접광 항에 반영하여 빛이 닿지 않는 영역이 자연스럽게 어두워지도록 처리하였다.</w:t>
            </w:r>
          </w:p>
        </w:tc>
      </w:tr>
      <w:tr w:rsidR="00DD5720" w:rsidRPr="0052308B" w14:paraId="0BF0B7DA" w14:textId="77777777" w:rsidTr="00DD5720">
        <w:tc>
          <w:tcPr>
            <w:tcW w:w="1668" w:type="dxa"/>
          </w:tcPr>
          <w:p w14:paraId="01F38677" w14:textId="3AAD384F" w:rsidR="00DD5720" w:rsidRPr="0052308B" w:rsidRDefault="00DD5720" w:rsidP="00DD5720">
            <w:pPr>
              <w:pStyle w:val="a9"/>
              <w:tabs>
                <w:tab w:val="right" w:leader="middleDot" w:pos="9290"/>
              </w:tabs>
              <w:spacing w:line="360" w:lineRule="auto"/>
              <w:jc w:val="center"/>
              <w:rPr>
                <w:rFonts w:ascii="휴먼명조" w:eastAsia="휴먼명조" w:cs="휴먼명조"/>
                <w:lang w:eastAsia="ko-KR"/>
              </w:rPr>
            </w:pPr>
            <w:r w:rsidRPr="00297DFF">
              <w:rPr>
                <w:rFonts w:ascii="휴먼명조" w:eastAsia="휴먼명조" w:hint="eastAsia"/>
              </w:rPr>
              <w:t>RHI 리소스 바인딩과 geometry fetch</w:t>
            </w:r>
          </w:p>
        </w:tc>
        <w:tc>
          <w:tcPr>
            <w:tcW w:w="8079" w:type="dxa"/>
          </w:tcPr>
          <w:p w14:paraId="48A8B9E7" w14:textId="5AB1DADF" w:rsidR="00DD5720" w:rsidRPr="0052308B" w:rsidRDefault="00DD5720" w:rsidP="00DD5720">
            <w:pPr>
              <w:pStyle w:val="a9"/>
              <w:tabs>
                <w:tab w:val="right" w:leader="middleDot" w:pos="9290"/>
              </w:tabs>
              <w:spacing w:line="360" w:lineRule="auto"/>
              <w:jc w:val="left"/>
              <w:rPr>
                <w:rFonts w:ascii="휴먼명조" w:eastAsia="휴먼명조" w:cs="휴먼명조"/>
                <w:b/>
                <w:bCs/>
                <w:lang w:eastAsia="ko-KR"/>
              </w:rPr>
            </w:pPr>
            <w:r w:rsidRPr="00297DFF">
              <w:rPr>
                <w:rFonts w:ascii="휴먼명조" w:eastAsia="휴먼명조" w:hint="eastAsia"/>
                <w:lang w:eastAsia="ko-KR"/>
              </w:rPr>
              <w:t>OBJ 메시와 재질 정보를 상위 렌더러 경로로 전달하고 GPU 버퍼, 텍스처, 리소스 바인딩 묶음에 연결하였다. 정점/인덱스 저장 버퍼 기반의 셰이더 지오메트리 읽기 구조를 사용하여 draw 정보, 재질, 변환 행렬, 조명/그림자 상수 데이터가 하나의 RHI 렌더링 흐름으로 연결되도록 구성하였다.</w:t>
            </w:r>
          </w:p>
        </w:tc>
      </w:tr>
    </w:tbl>
    <w:p w14:paraId="55C7BE8C" w14:textId="77777777" w:rsidR="00DD5720" w:rsidRDefault="00DD5720" w:rsidP="00DD5720">
      <w:pPr>
        <w:wordWrap/>
        <w:spacing w:line="360" w:lineRule="auto"/>
        <w:rPr>
          <w:rFonts w:ascii="휴먼명조" w:eastAsia="휴먼명조"/>
          <w:b/>
          <w:bCs/>
          <w:sz w:val="24"/>
          <w:szCs w:val="24"/>
          <w:lang w:eastAsia="ko-KR"/>
        </w:rPr>
      </w:pPr>
    </w:p>
    <w:p w14:paraId="1D7E6B6B" w14:textId="439F6A8F" w:rsidR="00DD5720" w:rsidRPr="00297DFF" w:rsidRDefault="00DD5720" w:rsidP="00DD5720">
      <w:pPr>
        <w:wordWrap/>
        <w:spacing w:line="360" w:lineRule="auto"/>
        <w:rPr>
          <w:rFonts w:ascii="휴먼명조" w:eastAsia="휴먼명조"/>
          <w:b/>
          <w:bCs/>
          <w:sz w:val="24"/>
          <w:szCs w:val="24"/>
          <w:lang w:eastAsia="ko-KR"/>
        </w:rPr>
      </w:pPr>
      <w:r w:rsidRPr="00297DFF">
        <w:rPr>
          <w:rFonts w:ascii="휴먼명조" w:eastAsia="휴먼명조" w:hint="eastAsia"/>
          <w:b/>
          <w:bCs/>
          <w:sz w:val="24"/>
          <w:szCs w:val="24"/>
          <w:lang w:eastAsia="ko-KR"/>
        </w:rPr>
        <w:t>1) 사용 기술 개요</w:t>
      </w:r>
    </w:p>
    <w:p w14:paraId="15EBAD68" w14:textId="77777777" w:rsidR="00DD5720" w:rsidRPr="00297DFF" w:rsidRDefault="00DD5720" w:rsidP="00DD5720">
      <w:pPr>
        <w:wordWrap/>
        <w:spacing w:line="360" w:lineRule="auto"/>
        <w:rPr>
          <w:rFonts w:ascii="휴먼명조" w:eastAsia="휴먼명조"/>
          <w:sz w:val="24"/>
          <w:szCs w:val="24"/>
          <w:lang w:eastAsia="ko-KR"/>
        </w:rPr>
      </w:pPr>
      <w:r w:rsidRPr="00297DFF">
        <w:rPr>
          <w:rFonts w:ascii="휴먼명조" w:eastAsia="휴먼명조" w:hint="eastAsia"/>
          <w:sz w:val="24"/>
          <w:szCs w:val="24"/>
          <w:lang w:eastAsia="ko-KR"/>
        </w:rPr>
        <w:t>본 파트에서는 Vulkan 백엔드를 단순히 화면 출력용 API 구현체로 다루기보다, 상위 렌더러에서 전달한 조명과 그림자 데이터를 실제 GPU 렌더링 결과로 이어지게 만드는 과정을 중심으로 다루었다. Vulkan은 렌더 패스, 파이프라인 상태, 리소스 바인딩, 동기화 객체를 개발자가 명시적으로 구성해야 하므로, 빛과 그림자 기능을 넣기 위해서는 셰이더 코드뿐 아니라 RHI 리소스 연결, 프레임 동기화, 그림자 맵 생성 경로까지 함께 맞아야 했다.</w:t>
      </w:r>
    </w:p>
    <w:p w14:paraId="7232EA66" w14:textId="77777777" w:rsidR="00DD5720" w:rsidRPr="00297DFF" w:rsidRDefault="00DD5720" w:rsidP="00DD5720">
      <w:pPr>
        <w:wordWrap/>
        <w:spacing w:line="360" w:lineRule="auto"/>
        <w:rPr>
          <w:rFonts w:ascii="휴먼명조" w:eastAsia="휴먼명조"/>
          <w:sz w:val="24"/>
          <w:szCs w:val="24"/>
          <w:lang w:eastAsia="ko-KR"/>
        </w:rPr>
      </w:pPr>
      <w:r w:rsidRPr="00297DFF">
        <w:rPr>
          <w:rFonts w:ascii="휴먼명조" w:eastAsia="휴먼명조" w:hint="eastAsia"/>
          <w:sz w:val="24"/>
          <w:szCs w:val="24"/>
          <w:lang w:eastAsia="ko-KR"/>
        </w:rPr>
        <w:lastRenderedPageBreak/>
        <w:t>따라서 구현 범위는 C++</w:t>
      </w:r>
      <w:r>
        <w:rPr>
          <w:rFonts w:ascii="휴먼명조" w:eastAsia="휴먼명조" w:hint="eastAsia"/>
          <w:sz w:val="24"/>
          <w:szCs w:val="24"/>
          <w:lang w:eastAsia="ko-KR"/>
        </w:rPr>
        <w:t>17</w:t>
      </w:r>
      <w:r w:rsidRPr="00297DFF">
        <w:rPr>
          <w:rFonts w:ascii="휴먼명조" w:eastAsia="휴먼명조" w:hint="eastAsia"/>
          <w:sz w:val="24"/>
          <w:szCs w:val="24"/>
          <w:lang w:eastAsia="ko-KR"/>
        </w:rPr>
        <w:t xml:space="preserve"> 기반 RHI 인터페이스 구현, Vulkan SDK를 이용한 장치 및 스왑체인 구성, CMake와 glslangValidator를 통한 셰이더 빌드 자동화, GLFW 기반 화면 연결을 포함하되, 최종적으로는 그림자 전용 패스와 메인 렌더 패스를 하나의 렌더링 흐름으로 연결하는 데 초점을 두었다. 특히 공통 셰이더 레이아웃 정의를 분리하여 C++ 코드와 GLSL 셰이더가 같은 바인딩 번호, 텍스처 사용 플래그, 소량 상수 데이터 위치를 공유하도록 만들었고, 이 구조가 조명/그림자 셰이더의 기준점이 되도록 정리하였다.</w:t>
      </w:r>
    </w:p>
    <w:p w14:paraId="26574D35" w14:textId="77777777" w:rsidR="00DD5720" w:rsidRPr="00297DFF" w:rsidRDefault="00DD5720" w:rsidP="00DD5720">
      <w:pPr>
        <w:wordWrap/>
        <w:spacing w:line="360" w:lineRule="auto"/>
        <w:rPr>
          <w:rFonts w:ascii="휴먼명조" w:eastAsia="휴먼명조"/>
          <w:sz w:val="24"/>
          <w:szCs w:val="24"/>
          <w:lang w:eastAsia="ko-KR"/>
        </w:rPr>
      </w:pPr>
    </w:p>
    <w:p w14:paraId="7E39B15B" w14:textId="77777777" w:rsidR="00DD5720" w:rsidRPr="00297DFF" w:rsidRDefault="00DD5720" w:rsidP="00DD5720">
      <w:pPr>
        <w:wordWrap/>
        <w:spacing w:line="360" w:lineRule="auto"/>
        <w:rPr>
          <w:rFonts w:ascii="휴먼명조" w:eastAsia="휴먼명조"/>
          <w:b/>
          <w:bCs/>
          <w:sz w:val="24"/>
          <w:szCs w:val="24"/>
          <w:lang w:eastAsia="ko-KR"/>
        </w:rPr>
      </w:pPr>
      <w:r w:rsidRPr="00297DFF">
        <w:rPr>
          <w:rFonts w:ascii="휴먼명조" w:eastAsia="휴먼명조" w:hint="eastAsia"/>
          <w:b/>
          <w:bCs/>
          <w:sz w:val="24"/>
          <w:szCs w:val="24"/>
          <w:lang w:eastAsia="ko-KR"/>
        </w:rPr>
        <w:t>2) 기술 적용 방식</w:t>
      </w:r>
    </w:p>
    <w:p w14:paraId="0655FEBA" w14:textId="77777777" w:rsidR="00DD5720" w:rsidRPr="00297DFF" w:rsidRDefault="00DD5720" w:rsidP="00DD5720">
      <w:pPr>
        <w:wordWrap/>
        <w:spacing w:line="360" w:lineRule="auto"/>
        <w:rPr>
          <w:rFonts w:ascii="휴먼명조" w:eastAsia="휴먼명조"/>
          <w:sz w:val="24"/>
          <w:szCs w:val="24"/>
          <w:lang w:eastAsia="ko-KR"/>
        </w:rPr>
      </w:pPr>
      <w:r w:rsidRPr="00297DFF">
        <w:rPr>
          <w:rFonts w:ascii="휴먼명조" w:eastAsia="휴먼명조" w:hint="eastAsia"/>
          <w:sz w:val="24"/>
          <w:szCs w:val="24"/>
          <w:lang w:eastAsia="ko-KR"/>
        </w:rPr>
        <w:t>초기 Vulkan 백엔드에서는 실행 인스턴스, 화면 연결, 물리/논리 장치, 큐 계열, 스왑체인, 화면 출력 이미지를 구성하여 기본 렌더링 기반을 마련하였다. 이후 프레임 동기화 객체와 프레임별 이미지 사용 상태를 관리하여 이미지 획득, 명령 기록, 큐 제출, 화면 출력 순서를 안정화하였다. 이 부분은 단순 프레임 출력뿐 아니라 빛과 그림자에서도 중요했는데, 조명 상수 데이터와 그림자 행렬이 프레임 사이에서 어긋나면 빛이 깜빡이거나 그림자 위치가 순간적으로 흔들려 보였기 때문이다. 프레임 진행 순서와 리소스 바인딩 갱신 흐름을 정리하면서 이 문제가 사라졌고, 조명 방향과 그림자 결과가 프레임마다 일관되게 유지되었다.</w:t>
      </w:r>
    </w:p>
    <w:p w14:paraId="2C19D30E" w14:textId="77777777" w:rsidR="00DD5720" w:rsidRPr="00297DFF" w:rsidRDefault="00DD5720" w:rsidP="00DD5720">
      <w:pPr>
        <w:wordWrap/>
        <w:spacing w:line="360" w:lineRule="auto"/>
        <w:rPr>
          <w:rFonts w:ascii="휴먼명조" w:eastAsia="휴먼명조"/>
          <w:sz w:val="24"/>
          <w:szCs w:val="24"/>
          <w:lang w:eastAsia="ko-KR"/>
        </w:rPr>
      </w:pPr>
    </w:p>
    <w:p w14:paraId="75C27D60" w14:textId="77777777" w:rsidR="00DD5720" w:rsidRPr="00297DFF" w:rsidRDefault="00DD5720" w:rsidP="00DD5720">
      <w:pPr>
        <w:wordWrap/>
        <w:spacing w:line="360" w:lineRule="auto"/>
        <w:rPr>
          <w:rFonts w:ascii="휴먼명조" w:eastAsia="휴먼명조"/>
          <w:sz w:val="24"/>
          <w:szCs w:val="24"/>
          <w:lang w:eastAsia="ko-KR"/>
        </w:rPr>
      </w:pPr>
      <w:r w:rsidRPr="00297DFF">
        <w:rPr>
          <w:rFonts w:ascii="휴먼명조" w:eastAsia="휴먼명조" w:hint="eastAsia"/>
          <w:sz w:val="24"/>
          <w:szCs w:val="24"/>
          <w:lang w:eastAsia="ko-KR"/>
        </w:rPr>
        <w:t>렌더링 파이프라인은 메인 렌더 패스와 그림자 패스를 분리하여 구성하였다. 메인 렌더 패스에서는 텍스처, 조명 상수 데이터, 그림자 맵, 그림자 행렬 데이터, 정점/인덱스 저장 버퍼를 GPU 리소스 바인딩 묶음에 연결하고, draw별 변환 행렬과 재질 값은 소량 상수 데이터로 전달하였다. 일반적인 정점 입력 방식에만 의존하지 않고 정점/인덱스 데이터를 저장 버퍼로 넘긴 뒤 셰이더에서 인덱스를 기준으로 읽는 셰이더 기반 지오메트리 읽기 구조를 사용하여, RHI 레벨의 지오메트리 연결을 단순화하고 셰이더 데이터 규칙을 명확히 통제할 수 있게 하였다.</w:t>
      </w:r>
    </w:p>
    <w:p w14:paraId="4150BC0B" w14:textId="77777777" w:rsidR="00DD5720" w:rsidRPr="00297DFF" w:rsidRDefault="00DD5720" w:rsidP="00DD5720">
      <w:pPr>
        <w:wordWrap/>
        <w:spacing w:line="360" w:lineRule="auto"/>
        <w:rPr>
          <w:rFonts w:ascii="휴먼명조" w:eastAsia="휴먼명조"/>
          <w:sz w:val="24"/>
          <w:szCs w:val="24"/>
          <w:lang w:eastAsia="ko-KR"/>
        </w:rPr>
      </w:pPr>
    </w:p>
    <w:p w14:paraId="514AC8B0" w14:textId="77777777" w:rsidR="00DD5720" w:rsidRPr="00297DFF" w:rsidRDefault="00DD5720" w:rsidP="00DD5720">
      <w:pPr>
        <w:wordWrap/>
        <w:spacing w:line="360" w:lineRule="auto"/>
        <w:rPr>
          <w:rFonts w:ascii="휴먼명조" w:eastAsia="휴먼명조"/>
          <w:sz w:val="24"/>
          <w:szCs w:val="24"/>
          <w:lang w:eastAsia="ko-KR"/>
        </w:rPr>
      </w:pPr>
      <w:r w:rsidRPr="00297DFF">
        <w:rPr>
          <w:rFonts w:ascii="휴먼명조" w:eastAsia="휴먼명조" w:hint="eastAsia"/>
          <w:sz w:val="24"/>
          <w:szCs w:val="24"/>
          <w:lang w:eastAsia="ko-KR"/>
        </w:rPr>
        <w:t xml:space="preserve">빛과 그림자 처리에서는 장면에 등록된 대표 방향광 또는 점광 정보를 조명 상수 데이터로 변환하고, 그림자 맵 계산 단계에서 얻은 광원 시점 행렬을 그림자 행렬 </w:t>
      </w:r>
      <w:r w:rsidRPr="00297DFF">
        <w:rPr>
          <w:rFonts w:ascii="휴먼명조" w:eastAsia="휴먼명조" w:hint="eastAsia"/>
          <w:sz w:val="24"/>
          <w:szCs w:val="24"/>
          <w:lang w:eastAsia="ko-KR"/>
        </w:rPr>
        <w:lastRenderedPageBreak/>
        <w:t>데이터로 전달하였다. 그림자 생성 여부는 해당 draw가 그림자 패스에 참여할지 결정하고, 그림자 수신 여부는 픽셀 셰이더에서 그림자 맵 샘플링을 적용할지 결정하도록 분리하였다. 조명 계산은 Phong 모델의 확산광/반사광 개념을 참고하여 시작했지만, 상위 Vulkan 셰이더에서는 GGX, Smith 기하 감쇠, Schlick Fresnel을 사용하는 마이크로패싯 기반의 간이 PBR 직접광 모델로 확장하였다. 그림자는 shadow mapping을 기반으로 깊이값 비교, 광원 시점 좌표 변환, 깊이 보정값, PCF 샘플링을 적용하여 self-shadowing, shadow acne, 경계 aliasing을 완화하였다.</w:t>
      </w:r>
    </w:p>
    <w:p w14:paraId="0FE69F6A" w14:textId="77777777" w:rsidR="00DD5720" w:rsidRDefault="00DD5720" w:rsidP="00467874">
      <w:pPr>
        <w:wordWrap/>
        <w:spacing w:line="360" w:lineRule="auto"/>
        <w:rPr>
          <w:rFonts w:ascii="휴먼명조" w:eastAsia="휴먼명조"/>
          <w:sz w:val="24"/>
          <w:szCs w:val="24"/>
          <w:lang w:eastAsia="ko-KR"/>
        </w:rPr>
      </w:pPr>
    </w:p>
    <w:p w14:paraId="5E6B6BBD" w14:textId="4172EBAC" w:rsidR="00D13DB6" w:rsidRPr="0052308B" w:rsidRDefault="00A51148" w:rsidP="00467874">
      <w:pPr>
        <w:wordWrap/>
        <w:spacing w:line="360" w:lineRule="auto"/>
        <w:rPr>
          <w:rFonts w:ascii="휴먼명조" w:eastAsia="휴먼명조"/>
          <w:sz w:val="24"/>
          <w:szCs w:val="24"/>
          <w:lang w:eastAsia="ko-KR"/>
        </w:rPr>
      </w:pPr>
      <w:r w:rsidRPr="0052308B">
        <w:rPr>
          <w:rFonts w:ascii="휴먼명조" w:eastAsia="휴먼명조" w:hint="eastAsia"/>
          <w:sz w:val="24"/>
          <w:szCs w:val="24"/>
          <w:lang w:eastAsia="ko-KR"/>
        </w:rPr>
        <w:br w:type="page"/>
      </w:r>
    </w:p>
    <w:p w14:paraId="5A1112FE" w14:textId="77777777" w:rsidR="00D13DB6" w:rsidRPr="005A5A75" w:rsidRDefault="00A51148" w:rsidP="005A5A75">
      <w:pPr>
        <w:pStyle w:val="af"/>
        <w:wordWrap/>
        <w:spacing w:line="360" w:lineRule="auto"/>
        <w:rPr>
          <w:rFonts w:ascii="휴먼명조"/>
          <w:w w:val="100"/>
          <w:sz w:val="32"/>
          <w:szCs w:val="32"/>
          <w:lang w:eastAsia="ko-KR"/>
        </w:rPr>
      </w:pPr>
      <w:r w:rsidRPr="005A5A75">
        <w:rPr>
          <w:rFonts w:ascii="휴먼명조" w:cs="HYSinMyeongJo-Medium" w:hint="eastAsia"/>
          <w:w w:val="100"/>
          <w:sz w:val="32"/>
          <w:szCs w:val="32"/>
          <w:lang w:eastAsia="ko-KR"/>
        </w:rPr>
        <w:lastRenderedPageBreak/>
        <w:t>Ⅳ</w:t>
      </w:r>
      <w:r w:rsidRPr="005A5A75">
        <w:rPr>
          <w:rFonts w:ascii="휴먼명조" w:cs="HCI Poppy" w:hint="eastAsia"/>
          <w:w w:val="100"/>
          <w:sz w:val="32"/>
          <w:szCs w:val="32"/>
          <w:lang w:eastAsia="ko-KR"/>
        </w:rPr>
        <w:t xml:space="preserve">. </w:t>
      </w:r>
      <w:r w:rsidRPr="005A5A75">
        <w:rPr>
          <w:rFonts w:ascii="휴먼명조" w:hint="eastAsia"/>
          <w:w w:val="100"/>
          <w:sz w:val="32"/>
          <w:szCs w:val="32"/>
          <w:lang w:eastAsia="ko-KR"/>
        </w:rPr>
        <w:t>시스템 설계</w:t>
      </w:r>
    </w:p>
    <w:p w14:paraId="5C12723D" w14:textId="77777777" w:rsidR="00D13DB6" w:rsidRPr="00BD0E00" w:rsidRDefault="00D13DB6" w:rsidP="005A5A75">
      <w:pPr>
        <w:pStyle w:val="a9"/>
        <w:tabs>
          <w:tab w:val="right" w:leader="middleDot" w:pos="9290"/>
        </w:tabs>
        <w:wordWrap/>
        <w:spacing w:line="360" w:lineRule="auto"/>
        <w:rPr>
          <w:rFonts w:ascii="휴먼명조" w:eastAsia="휴먼명조"/>
          <w:sz w:val="24"/>
          <w:szCs w:val="24"/>
          <w:lang w:eastAsia="ko-KR"/>
        </w:rPr>
      </w:pPr>
    </w:p>
    <w:p w14:paraId="4AB57171" w14:textId="2CBD22A4" w:rsidR="00D13DB6" w:rsidRPr="005B5B14" w:rsidRDefault="00A51148" w:rsidP="00FC12DC">
      <w:pPr>
        <w:pStyle w:val="a9"/>
        <w:tabs>
          <w:tab w:val="right" w:leader="middleDot" w:pos="9290"/>
        </w:tabs>
        <w:wordWrap/>
        <w:spacing w:line="360" w:lineRule="auto"/>
        <w:rPr>
          <w:rFonts w:ascii="휴먼명조" w:eastAsia="휴먼명조" w:cs="휴먼명조"/>
          <w:b/>
          <w:bCs/>
          <w:sz w:val="24"/>
          <w:szCs w:val="24"/>
          <w:lang w:eastAsia="ko-KR"/>
        </w:rPr>
      </w:pPr>
      <w:r w:rsidRPr="005B5B14">
        <w:rPr>
          <w:rFonts w:ascii="휴먼명조" w:eastAsia="휴먼명조" w:cs="HCI Poppy" w:hint="eastAsia"/>
          <w:b/>
          <w:bCs/>
          <w:sz w:val="24"/>
          <w:szCs w:val="24"/>
          <w:lang w:eastAsia="ko-KR"/>
        </w:rPr>
        <w:t xml:space="preserve">1. </w:t>
      </w:r>
      <w:r w:rsidRPr="005B5B14">
        <w:rPr>
          <w:rFonts w:ascii="휴먼명조" w:eastAsia="휴먼명조" w:cs="휴먼명조" w:hint="eastAsia"/>
          <w:b/>
          <w:bCs/>
          <w:sz w:val="24"/>
          <w:szCs w:val="24"/>
          <w:lang w:eastAsia="ko-KR"/>
        </w:rPr>
        <w:t>개발 환경</w:t>
      </w:r>
      <w:r w:rsidRPr="005B5B14">
        <w:rPr>
          <w:rFonts w:ascii="휴먼명조" w:eastAsia="휴먼명조" w:cs="HCI Poppy" w:hint="eastAsia"/>
          <w:b/>
          <w:bCs/>
          <w:sz w:val="24"/>
          <w:szCs w:val="24"/>
          <w:lang w:eastAsia="ko-KR"/>
        </w:rPr>
        <w:t xml:space="preserve">, </w:t>
      </w:r>
      <w:r w:rsidRPr="005B5B14">
        <w:rPr>
          <w:rFonts w:ascii="휴먼명조" w:eastAsia="휴먼명조" w:cs="휴먼명조" w:hint="eastAsia"/>
          <w:b/>
          <w:bCs/>
          <w:sz w:val="24"/>
          <w:szCs w:val="24"/>
          <w:lang w:eastAsia="ko-KR"/>
        </w:rPr>
        <w:t>도구 및 언어</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88"/>
        <w:gridCol w:w="1815"/>
        <w:gridCol w:w="6120"/>
      </w:tblGrid>
      <w:tr w:rsidR="00D13DB6" w:rsidRPr="005B5B14" w14:paraId="5E703731" w14:textId="77777777">
        <w:trPr>
          <w:trHeight w:val="482"/>
        </w:trPr>
        <w:tc>
          <w:tcPr>
            <w:tcW w:w="1588"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2DCDC961" w14:textId="77777777" w:rsidR="00D13DB6" w:rsidRPr="005B5B14" w:rsidRDefault="00A51148" w:rsidP="005B5B14">
            <w:pPr>
              <w:pStyle w:val="a9"/>
              <w:wordWrap/>
              <w:spacing w:line="360" w:lineRule="auto"/>
              <w:jc w:val="center"/>
              <w:rPr>
                <w:rFonts w:ascii="휴먼명조" w:eastAsia="휴먼명조" w:cs="휴먼고딕"/>
                <w:b/>
                <w:bCs/>
              </w:rPr>
            </w:pPr>
            <w:r w:rsidRPr="005B5B14">
              <w:rPr>
                <w:rFonts w:ascii="휴먼명조" w:eastAsia="휴먼명조" w:cs="휴먼고딕" w:hint="eastAsia"/>
                <w:b/>
                <w:bCs/>
              </w:rPr>
              <w:t>구분</w:t>
            </w:r>
          </w:p>
        </w:tc>
        <w:tc>
          <w:tcPr>
            <w:tcW w:w="1815"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4AB35319" w14:textId="77777777" w:rsidR="00D13DB6" w:rsidRPr="005B5B14" w:rsidRDefault="00A51148" w:rsidP="005B5B14">
            <w:pPr>
              <w:pStyle w:val="a9"/>
              <w:wordWrap/>
              <w:spacing w:line="360" w:lineRule="auto"/>
              <w:jc w:val="center"/>
              <w:rPr>
                <w:rFonts w:ascii="휴먼명조" w:eastAsia="휴먼명조" w:cs="휴먼고딕"/>
                <w:b/>
                <w:bCs/>
              </w:rPr>
            </w:pPr>
            <w:r w:rsidRPr="005B5B14">
              <w:rPr>
                <w:rFonts w:ascii="휴먼명조" w:eastAsia="휴먼명조" w:cs="휴먼고딕" w:hint="eastAsia"/>
                <w:b/>
                <w:bCs/>
              </w:rPr>
              <w:t>내역</w:t>
            </w:r>
          </w:p>
        </w:tc>
        <w:tc>
          <w:tcPr>
            <w:tcW w:w="6120"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5C87BD26" w14:textId="77777777" w:rsidR="00D13DB6" w:rsidRPr="005B5B14" w:rsidRDefault="00A51148" w:rsidP="005B5B14">
            <w:pPr>
              <w:pStyle w:val="a9"/>
              <w:wordWrap/>
              <w:spacing w:line="360" w:lineRule="auto"/>
              <w:jc w:val="center"/>
              <w:rPr>
                <w:rFonts w:ascii="휴먼명조" w:eastAsia="휴먼명조" w:cs="휴먼고딕"/>
                <w:b/>
                <w:bCs/>
              </w:rPr>
            </w:pPr>
            <w:r w:rsidRPr="005B5B14">
              <w:rPr>
                <w:rFonts w:ascii="휴먼명조" w:eastAsia="휴먼명조" w:cs="휴먼고딕" w:hint="eastAsia"/>
                <w:b/>
                <w:bCs/>
              </w:rPr>
              <w:t>상세내역</w:t>
            </w:r>
          </w:p>
        </w:tc>
      </w:tr>
      <w:tr w:rsidR="00D13DB6" w:rsidRPr="005B5B14" w14:paraId="1F9A471A" w14:textId="77777777">
        <w:trPr>
          <w:trHeight w:val="426"/>
        </w:trPr>
        <w:tc>
          <w:tcPr>
            <w:tcW w:w="1588"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12022B38" w14:textId="6B07F867" w:rsidR="00D13DB6" w:rsidRPr="00BD2C7F" w:rsidRDefault="00B27599" w:rsidP="005B5B14">
            <w:pPr>
              <w:pStyle w:val="a9"/>
              <w:wordWrap/>
              <w:spacing w:line="360" w:lineRule="auto"/>
              <w:jc w:val="center"/>
              <w:rPr>
                <w:rFonts w:ascii="휴먼명조" w:eastAsia="휴먼명조"/>
                <w:b/>
                <w:bCs/>
                <w:color w:val="auto"/>
                <w:lang w:eastAsia="ko-KR"/>
              </w:rPr>
            </w:pPr>
            <w:r w:rsidRPr="00BD2C7F">
              <w:rPr>
                <w:rFonts w:ascii="휴먼명조" w:eastAsia="휴먼명조" w:hint="eastAsia"/>
                <w:b/>
                <w:bCs/>
                <w:color w:val="auto"/>
                <w:lang w:eastAsia="ko-KR"/>
              </w:rPr>
              <w:t>환경</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7840C3B4" w14:textId="4BE9EEA7" w:rsidR="00D13DB6" w:rsidRPr="005B5B14" w:rsidRDefault="00B27599"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플랫폼</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67A0D1B7" w14:textId="5A06D502" w:rsidR="00D13DB6" w:rsidRPr="005B5B14" w:rsidRDefault="00B27599"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Windows, Linux, MacOS, Android</w:t>
            </w:r>
          </w:p>
        </w:tc>
      </w:tr>
      <w:tr w:rsidR="00D13DB6" w:rsidRPr="005B5B14" w14:paraId="10FF2BEF" w14:textId="77777777">
        <w:trPr>
          <w:trHeight w:val="426"/>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7CA68051"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1A959565" w14:textId="42838B00" w:rsidR="00D13DB6" w:rsidRPr="005B5B14" w:rsidRDefault="00756616"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컴파일</w:t>
            </w:r>
            <w:r w:rsidR="00D41A97" w:rsidRPr="005B5B14">
              <w:rPr>
                <w:rFonts w:ascii="휴먼명조" w:eastAsia="휴먼명조" w:hint="eastAsia"/>
                <w:color w:val="auto"/>
                <w:lang w:eastAsia="ko-KR"/>
              </w:rPr>
              <w:t xml:space="preserve"> 도구</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779101CE" w14:textId="30D8229A" w:rsidR="00D13DB6" w:rsidRPr="005B5B14" w:rsidRDefault="00B27599"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MSVC, GCC, Clang</w:t>
            </w:r>
          </w:p>
        </w:tc>
      </w:tr>
      <w:tr w:rsidR="00D13DB6" w:rsidRPr="005B5B14" w14:paraId="1707789B" w14:textId="77777777">
        <w:trPr>
          <w:trHeight w:val="426"/>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2845191D"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7DE1243B" w14:textId="1EEB5C76" w:rsidR="00D13DB6" w:rsidRPr="005B5B14" w:rsidRDefault="00756616"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언어</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4137DC33" w14:textId="3FB08BEE" w:rsidR="00D13DB6" w:rsidRPr="005B5B14" w:rsidRDefault="00756616"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C++</w:t>
            </w:r>
            <w:r w:rsidR="004D75D1">
              <w:rPr>
                <w:rFonts w:ascii="휴먼명조" w:eastAsia="휴먼명조" w:hint="eastAsia"/>
                <w:color w:val="auto"/>
                <w:lang w:eastAsia="ko-KR"/>
              </w:rPr>
              <w:t>17</w:t>
            </w:r>
            <w:r w:rsidRPr="005B5B14">
              <w:rPr>
                <w:rFonts w:ascii="휴먼명조" w:eastAsia="휴먼명조" w:hint="eastAsia"/>
                <w:color w:val="auto"/>
                <w:lang w:eastAsia="ko-KR"/>
              </w:rPr>
              <w:t>, Object-C++, HLSL, GLSL</w:t>
            </w:r>
          </w:p>
        </w:tc>
      </w:tr>
      <w:tr w:rsidR="00D13DB6" w:rsidRPr="005B5B14" w14:paraId="1F4DCFB4" w14:textId="77777777">
        <w:trPr>
          <w:trHeight w:val="426"/>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14AA9140"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6E930DE7" w14:textId="588228F8" w:rsidR="00D13DB6" w:rsidRPr="005B5B14" w:rsidRDefault="00A00EEA"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빌드 시스템</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1A8945F7" w14:textId="36C48593" w:rsidR="00D13DB6" w:rsidRPr="005B5B14" w:rsidRDefault="00A00EEA"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CMake</w:t>
            </w:r>
          </w:p>
        </w:tc>
      </w:tr>
      <w:tr w:rsidR="00D13DB6" w:rsidRPr="005B5B14" w14:paraId="67D317B0" w14:textId="77777777">
        <w:trPr>
          <w:trHeight w:val="426"/>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485D5CB7"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40BAC05E" w14:textId="652E9571" w:rsidR="00D13DB6" w:rsidRPr="005B5B14" w:rsidRDefault="00D13DB6" w:rsidP="005B5B14">
            <w:pPr>
              <w:pStyle w:val="a9"/>
              <w:wordWrap/>
              <w:spacing w:line="360" w:lineRule="auto"/>
              <w:jc w:val="center"/>
              <w:rPr>
                <w:rFonts w:ascii="휴먼명조" w:eastAsia="휴먼명조"/>
                <w:color w:val="auto"/>
                <w:lang w:eastAsia="ko-KR"/>
              </w:rPr>
            </w:pP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5772BD40" w14:textId="116F6C1C" w:rsidR="00D13DB6" w:rsidRPr="005B5B14" w:rsidRDefault="00D13DB6" w:rsidP="005B5B14">
            <w:pPr>
              <w:pStyle w:val="a9"/>
              <w:wordWrap/>
              <w:spacing w:line="360" w:lineRule="auto"/>
              <w:rPr>
                <w:rFonts w:ascii="휴먼명조" w:eastAsia="휴먼명조"/>
                <w:color w:val="auto"/>
                <w:lang w:eastAsia="ko-KR"/>
              </w:rPr>
            </w:pPr>
          </w:p>
        </w:tc>
      </w:tr>
      <w:tr w:rsidR="00D13DB6" w:rsidRPr="005B5B14" w14:paraId="7570F0AA" w14:textId="77777777">
        <w:trPr>
          <w:trHeight w:val="369"/>
        </w:trPr>
        <w:tc>
          <w:tcPr>
            <w:tcW w:w="1588"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3E48482B" w14:textId="5D1DF5FB" w:rsidR="00475BEB" w:rsidRPr="00BD2C7F" w:rsidRDefault="00475BEB" w:rsidP="005B5B14">
            <w:pPr>
              <w:pStyle w:val="a9"/>
              <w:wordWrap/>
              <w:spacing w:line="360" w:lineRule="auto"/>
              <w:jc w:val="center"/>
              <w:rPr>
                <w:rFonts w:ascii="휴먼명조" w:eastAsia="휴먼명조"/>
                <w:b/>
                <w:bCs/>
                <w:color w:val="auto"/>
                <w:lang w:eastAsia="ko-KR"/>
              </w:rPr>
            </w:pPr>
            <w:r w:rsidRPr="00BD2C7F">
              <w:rPr>
                <w:rFonts w:ascii="휴먼명조" w:eastAsia="휴먼명조" w:hint="eastAsia"/>
                <w:b/>
                <w:bCs/>
                <w:color w:val="auto"/>
                <w:lang w:eastAsia="ko-KR"/>
              </w:rPr>
              <w:t>Graphics</w:t>
            </w:r>
          </w:p>
          <w:p w14:paraId="2840BA2B" w14:textId="183B841F" w:rsidR="00D13DB6" w:rsidRPr="00BD2C7F" w:rsidRDefault="00B27599" w:rsidP="005B5B14">
            <w:pPr>
              <w:pStyle w:val="a9"/>
              <w:wordWrap/>
              <w:spacing w:line="360" w:lineRule="auto"/>
              <w:jc w:val="center"/>
              <w:rPr>
                <w:rFonts w:ascii="휴먼명조" w:eastAsia="휴먼명조"/>
                <w:b/>
                <w:bCs/>
                <w:color w:val="auto"/>
                <w:lang w:eastAsia="ko-KR"/>
              </w:rPr>
            </w:pPr>
            <w:r w:rsidRPr="00BD2C7F">
              <w:rPr>
                <w:rFonts w:ascii="휴먼명조" w:eastAsia="휴먼명조" w:hint="eastAsia"/>
                <w:b/>
                <w:bCs/>
                <w:color w:val="auto"/>
                <w:lang w:eastAsia="ko-KR"/>
              </w:rPr>
              <w:t>API</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5632C76E" w14:textId="2DE2B4A7" w:rsidR="00D13DB6" w:rsidRPr="005B5B14" w:rsidRDefault="00B27599"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DirectX12</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7519AF8F" w14:textId="2B7B23D0" w:rsidR="00D13DB6" w:rsidRPr="005B5B14" w:rsidRDefault="00F273B0"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Windows SDK 10</w:t>
            </w:r>
          </w:p>
        </w:tc>
      </w:tr>
      <w:tr w:rsidR="00D13DB6" w:rsidRPr="005B5B14" w14:paraId="18C69574" w14:textId="77777777">
        <w:trPr>
          <w:trHeight w:val="369"/>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08CDA35F"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54011F7E" w14:textId="1393BE1A" w:rsidR="00D13DB6" w:rsidRPr="005B5B14" w:rsidRDefault="00B27599"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Vulkan</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4A221684" w14:textId="2AA8E09E" w:rsidR="00D13DB6" w:rsidRPr="005B5B14" w:rsidRDefault="00F273B0"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Vulkan</w:t>
            </w:r>
            <w:r w:rsidR="00FA68A6" w:rsidRPr="005B5B14">
              <w:rPr>
                <w:rFonts w:ascii="휴먼명조" w:eastAsia="휴먼명조" w:hint="eastAsia"/>
                <w:color w:val="auto"/>
                <w:lang w:eastAsia="ko-KR"/>
              </w:rPr>
              <w:t xml:space="preserve"> SDK</w:t>
            </w:r>
            <w:r w:rsidRPr="005B5B14">
              <w:rPr>
                <w:rFonts w:ascii="휴먼명조" w:eastAsia="휴먼명조" w:hint="eastAsia"/>
                <w:color w:val="auto"/>
                <w:lang w:eastAsia="ko-KR"/>
              </w:rPr>
              <w:t xml:space="preserve"> 1.</w:t>
            </w:r>
            <w:r w:rsidR="00234915">
              <w:rPr>
                <w:rFonts w:ascii="휴먼명조" w:eastAsia="휴먼명조" w:hint="eastAsia"/>
                <w:color w:val="auto"/>
                <w:lang w:eastAsia="ko-KR"/>
              </w:rPr>
              <w:t>4</w:t>
            </w:r>
          </w:p>
        </w:tc>
      </w:tr>
      <w:tr w:rsidR="00D13DB6" w:rsidRPr="005B5B14" w14:paraId="18F35782" w14:textId="77777777">
        <w:trPr>
          <w:trHeight w:val="369"/>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15605245"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2B40CD5A" w14:textId="4504AF35" w:rsidR="00D13DB6" w:rsidRPr="005B5B14" w:rsidRDefault="00B27599"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Metal</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7012B695" w14:textId="4692962F" w:rsidR="00D13DB6" w:rsidRPr="005B5B14" w:rsidRDefault="00F273B0"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Metal</w:t>
            </w:r>
          </w:p>
        </w:tc>
      </w:tr>
      <w:tr w:rsidR="00412724" w:rsidRPr="005B5B14" w14:paraId="6506648A" w14:textId="77777777" w:rsidTr="00CC017E">
        <w:trPr>
          <w:trHeight w:val="369"/>
        </w:trPr>
        <w:tc>
          <w:tcPr>
            <w:tcW w:w="1588" w:type="dxa"/>
            <w:vMerge w:val="restart"/>
            <w:tcBorders>
              <w:top w:val="single" w:sz="2" w:space="0" w:color="000000"/>
              <w:left w:val="single" w:sz="9" w:space="0" w:color="000000"/>
              <w:right w:val="single" w:sz="2" w:space="0" w:color="000000"/>
              <w:tl2br w:val="nil"/>
              <w:tr2bl w:val="nil"/>
            </w:tcBorders>
            <w:vAlign w:val="center"/>
          </w:tcPr>
          <w:p w14:paraId="27CF658B" w14:textId="77777777" w:rsidR="00412724" w:rsidRPr="00BD2C7F" w:rsidRDefault="00412724" w:rsidP="005B5B14">
            <w:pPr>
              <w:wordWrap/>
              <w:spacing w:line="360" w:lineRule="auto"/>
              <w:jc w:val="center"/>
              <w:rPr>
                <w:rFonts w:ascii="휴먼명조" w:eastAsia="휴먼명조"/>
                <w:b/>
                <w:bCs/>
                <w:sz w:val="20"/>
                <w:szCs w:val="20"/>
                <w:lang w:eastAsia="ko-KR"/>
              </w:rPr>
            </w:pPr>
            <w:r w:rsidRPr="00BD2C7F">
              <w:rPr>
                <w:rFonts w:ascii="휴먼명조" w:eastAsia="휴먼명조" w:hint="eastAsia"/>
                <w:b/>
                <w:bCs/>
                <w:sz w:val="20"/>
                <w:szCs w:val="20"/>
                <w:lang w:eastAsia="ko-KR"/>
              </w:rPr>
              <w:t>도구</w:t>
            </w:r>
          </w:p>
          <w:p w14:paraId="16227E1E" w14:textId="2CE9860F" w:rsidR="007609A3" w:rsidRPr="00BD2C7F" w:rsidRDefault="007609A3" w:rsidP="005B5B14">
            <w:pPr>
              <w:wordWrap/>
              <w:spacing w:line="360" w:lineRule="auto"/>
              <w:jc w:val="center"/>
              <w:rPr>
                <w:rFonts w:ascii="휴먼명조" w:eastAsia="휴먼명조"/>
                <w:b/>
                <w:bCs/>
                <w:sz w:val="20"/>
                <w:szCs w:val="20"/>
                <w:lang w:eastAsia="ko-KR"/>
              </w:rPr>
            </w:pPr>
            <w:r w:rsidRPr="00BD2C7F">
              <w:rPr>
                <w:rFonts w:ascii="휴먼명조" w:eastAsia="휴먼명조" w:hint="eastAsia"/>
                <w:b/>
                <w:bCs/>
                <w:sz w:val="20"/>
                <w:szCs w:val="20"/>
                <w:lang w:eastAsia="ko-KR"/>
              </w:rPr>
              <w:t>라이브러리</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444D0E1A" w14:textId="39F2CB0E" w:rsidR="00412724" w:rsidRPr="005B5B14" w:rsidRDefault="00412724"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윈도우</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5B22E70A" w14:textId="40C6D772" w:rsidR="00412724" w:rsidRPr="005B5B14" w:rsidRDefault="00412724"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GLFW</w:t>
            </w:r>
          </w:p>
        </w:tc>
      </w:tr>
      <w:tr w:rsidR="00412724" w:rsidRPr="005B5B14" w14:paraId="47AA125B" w14:textId="77777777" w:rsidTr="00B837AF">
        <w:trPr>
          <w:trHeight w:val="369"/>
        </w:trPr>
        <w:tc>
          <w:tcPr>
            <w:tcW w:w="1588" w:type="dxa"/>
            <w:vMerge/>
            <w:tcBorders>
              <w:left w:val="single" w:sz="9" w:space="0" w:color="000000"/>
              <w:right w:val="single" w:sz="2" w:space="0" w:color="000000"/>
              <w:tl2br w:val="nil"/>
              <w:tr2bl w:val="nil"/>
            </w:tcBorders>
            <w:vAlign w:val="center"/>
          </w:tcPr>
          <w:p w14:paraId="202E2B43" w14:textId="77777777" w:rsidR="00412724" w:rsidRPr="00BD2C7F" w:rsidRDefault="00412724" w:rsidP="005B5B14">
            <w:pPr>
              <w:wordWrap/>
              <w:spacing w:line="360" w:lineRule="auto"/>
              <w:rPr>
                <w:rFonts w:ascii="휴먼명조" w:eastAsia="휴먼명조"/>
                <w:b/>
                <w:bCs/>
                <w:sz w:val="20"/>
                <w:szCs w:val="20"/>
                <w:lang w:eastAsia="ko-KR"/>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263E6D01" w14:textId="4CB19EF6" w:rsidR="00412724" w:rsidRPr="005B5B14" w:rsidRDefault="00412724"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텍스처</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43E873AA" w14:textId="01A62FB0" w:rsidR="00412724" w:rsidRPr="005B5B14" w:rsidRDefault="00412724"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stb_image</w:t>
            </w:r>
          </w:p>
        </w:tc>
      </w:tr>
      <w:tr w:rsidR="00DB7807" w:rsidRPr="005B5B14" w14:paraId="24D4FD54" w14:textId="77777777" w:rsidTr="00B837AF">
        <w:trPr>
          <w:trHeight w:val="369"/>
        </w:trPr>
        <w:tc>
          <w:tcPr>
            <w:tcW w:w="1588" w:type="dxa"/>
            <w:vMerge/>
            <w:tcBorders>
              <w:left w:val="single" w:sz="9" w:space="0" w:color="000000"/>
              <w:right w:val="single" w:sz="2" w:space="0" w:color="000000"/>
              <w:tl2br w:val="nil"/>
              <w:tr2bl w:val="nil"/>
            </w:tcBorders>
            <w:vAlign w:val="center"/>
          </w:tcPr>
          <w:p w14:paraId="3A161C9D" w14:textId="77777777" w:rsidR="00DB7807" w:rsidRPr="00BD2C7F" w:rsidRDefault="00DB7807" w:rsidP="005B5B14">
            <w:pPr>
              <w:wordWrap/>
              <w:spacing w:line="360" w:lineRule="auto"/>
              <w:rPr>
                <w:rFonts w:ascii="휴먼명조" w:eastAsia="휴먼명조"/>
                <w:b/>
                <w:bCs/>
                <w:sz w:val="20"/>
                <w:szCs w:val="20"/>
                <w:lang w:eastAsia="ko-KR"/>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7D547964" w14:textId="50EBEE34" w:rsidR="00DB7807" w:rsidRPr="005B5B14" w:rsidRDefault="00DB7807" w:rsidP="005B5B14">
            <w:pPr>
              <w:pStyle w:val="a9"/>
              <w:wordWrap/>
              <w:spacing w:line="360" w:lineRule="auto"/>
              <w:jc w:val="center"/>
              <w:rPr>
                <w:rFonts w:ascii="휴먼명조" w:eastAsia="휴먼명조" w:hint="eastAsia"/>
                <w:color w:val="auto"/>
                <w:lang w:eastAsia="ko-KR"/>
              </w:rPr>
            </w:pPr>
            <w:r>
              <w:rPr>
                <w:rFonts w:ascii="휴먼명조" w:eastAsia="휴먼명조" w:hint="eastAsia"/>
                <w:color w:val="auto"/>
                <w:lang w:eastAsia="ko-KR"/>
              </w:rPr>
              <w:t>FBX 파싱</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2CC1E0AC" w14:textId="19630A43" w:rsidR="00DB7807" w:rsidRPr="005B5B14" w:rsidRDefault="00EE5295" w:rsidP="005B5B14">
            <w:pPr>
              <w:pStyle w:val="a9"/>
              <w:wordWrap/>
              <w:spacing w:line="360" w:lineRule="auto"/>
              <w:rPr>
                <w:rFonts w:ascii="휴먼명조" w:eastAsia="휴먼명조" w:hint="eastAsia"/>
                <w:color w:val="auto"/>
                <w:lang w:eastAsia="ko-KR"/>
              </w:rPr>
            </w:pPr>
            <w:r>
              <w:rPr>
                <w:rFonts w:ascii="휴먼명조" w:eastAsia="휴먼명조" w:hint="eastAsia"/>
                <w:color w:val="auto"/>
                <w:lang w:eastAsia="ko-KR"/>
              </w:rPr>
              <w:t>ufbx</w:t>
            </w:r>
          </w:p>
        </w:tc>
      </w:tr>
      <w:tr w:rsidR="00DB7807" w:rsidRPr="005B5B14" w14:paraId="548FCC4A" w14:textId="77777777" w:rsidTr="00B837AF">
        <w:trPr>
          <w:trHeight w:val="369"/>
        </w:trPr>
        <w:tc>
          <w:tcPr>
            <w:tcW w:w="1588" w:type="dxa"/>
            <w:vMerge/>
            <w:tcBorders>
              <w:left w:val="single" w:sz="9" w:space="0" w:color="000000"/>
              <w:right w:val="single" w:sz="2" w:space="0" w:color="000000"/>
              <w:tl2br w:val="nil"/>
              <w:tr2bl w:val="nil"/>
            </w:tcBorders>
            <w:vAlign w:val="center"/>
          </w:tcPr>
          <w:p w14:paraId="581950B3" w14:textId="77777777" w:rsidR="00DB7807" w:rsidRPr="00BD2C7F" w:rsidRDefault="00DB7807" w:rsidP="005B5B14">
            <w:pPr>
              <w:wordWrap/>
              <w:spacing w:line="360" w:lineRule="auto"/>
              <w:rPr>
                <w:rFonts w:ascii="휴먼명조" w:eastAsia="휴먼명조"/>
                <w:b/>
                <w:bCs/>
                <w:sz w:val="20"/>
                <w:szCs w:val="20"/>
                <w:lang w:eastAsia="ko-KR"/>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5E39C196" w14:textId="62AB7204" w:rsidR="00DB7807" w:rsidRPr="005B5B14" w:rsidRDefault="00DB7807" w:rsidP="005B5B14">
            <w:pPr>
              <w:pStyle w:val="a9"/>
              <w:wordWrap/>
              <w:spacing w:line="360" w:lineRule="auto"/>
              <w:jc w:val="center"/>
              <w:rPr>
                <w:rFonts w:ascii="휴먼명조" w:eastAsia="휴먼명조" w:hint="eastAsia"/>
                <w:color w:val="auto"/>
                <w:lang w:eastAsia="ko-KR"/>
              </w:rPr>
            </w:pPr>
            <w:r>
              <w:rPr>
                <w:rFonts w:ascii="휴먼명조" w:eastAsia="휴먼명조" w:hint="eastAsia"/>
                <w:color w:val="auto"/>
                <w:lang w:eastAsia="ko-KR"/>
              </w:rPr>
              <w:t>glTF 파싱</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68C47A2C" w14:textId="5F848252" w:rsidR="00DB7807" w:rsidRPr="005B5B14" w:rsidRDefault="004D75D1" w:rsidP="005B5B14">
            <w:pPr>
              <w:pStyle w:val="a9"/>
              <w:wordWrap/>
              <w:spacing w:line="360" w:lineRule="auto"/>
              <w:rPr>
                <w:rFonts w:ascii="휴먼명조" w:eastAsia="휴먼명조" w:hint="eastAsia"/>
                <w:color w:val="auto"/>
                <w:lang w:eastAsia="ko-KR"/>
              </w:rPr>
            </w:pPr>
            <w:r>
              <w:rPr>
                <w:rFonts w:ascii="휴먼명조" w:eastAsia="휴먼명조"/>
                <w:color w:val="auto"/>
                <w:lang w:eastAsia="ko-KR"/>
              </w:rPr>
              <w:t>F</w:t>
            </w:r>
            <w:r>
              <w:rPr>
                <w:rFonts w:ascii="휴먼명조" w:eastAsia="휴먼명조" w:hint="eastAsia"/>
                <w:color w:val="auto"/>
                <w:lang w:eastAsia="ko-KR"/>
              </w:rPr>
              <w:t>astgltf</w:t>
            </w:r>
          </w:p>
        </w:tc>
      </w:tr>
      <w:tr w:rsidR="00412724" w:rsidRPr="005B5B14" w14:paraId="7DC922A7" w14:textId="77777777" w:rsidTr="00CC017E">
        <w:trPr>
          <w:trHeight w:val="369"/>
        </w:trPr>
        <w:tc>
          <w:tcPr>
            <w:tcW w:w="1588" w:type="dxa"/>
            <w:vMerge/>
            <w:tcBorders>
              <w:left w:val="single" w:sz="9" w:space="0" w:color="000000"/>
              <w:bottom w:val="single" w:sz="2" w:space="0" w:color="000000"/>
              <w:right w:val="single" w:sz="2" w:space="0" w:color="000000"/>
              <w:tl2br w:val="nil"/>
              <w:tr2bl w:val="nil"/>
            </w:tcBorders>
            <w:vAlign w:val="center"/>
          </w:tcPr>
          <w:p w14:paraId="486281D2" w14:textId="77777777" w:rsidR="00412724" w:rsidRPr="00BD2C7F" w:rsidRDefault="00412724" w:rsidP="005B5B14">
            <w:pPr>
              <w:wordWrap/>
              <w:spacing w:line="360" w:lineRule="auto"/>
              <w:rPr>
                <w:rFonts w:ascii="휴먼명조" w:eastAsia="휴먼명조"/>
                <w:b/>
                <w:bCs/>
                <w:sz w:val="20"/>
                <w:szCs w:val="20"/>
                <w:lang w:eastAsia="ko-KR"/>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061B29BD" w14:textId="68EACCB7" w:rsidR="00412724" w:rsidRPr="005B5B14" w:rsidRDefault="00412724"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디버그 GUI</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5B1CDFF8" w14:textId="4BF34C5E" w:rsidR="00412724" w:rsidRPr="005B5B14" w:rsidRDefault="00412724"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IMGUI</w:t>
            </w:r>
          </w:p>
        </w:tc>
      </w:tr>
      <w:tr w:rsidR="00D13DB6" w:rsidRPr="005B5B14" w14:paraId="1D93FB32" w14:textId="77777777">
        <w:trPr>
          <w:trHeight w:val="426"/>
        </w:trPr>
        <w:tc>
          <w:tcPr>
            <w:tcW w:w="1588"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4A70E6ED" w14:textId="6BB93679" w:rsidR="00D13DB6" w:rsidRPr="00BD2C7F" w:rsidRDefault="00ED480D" w:rsidP="005B5B14">
            <w:pPr>
              <w:pStyle w:val="a9"/>
              <w:wordWrap/>
              <w:spacing w:line="360" w:lineRule="auto"/>
              <w:jc w:val="center"/>
              <w:rPr>
                <w:rFonts w:ascii="휴먼명조" w:eastAsia="휴먼명조"/>
                <w:b/>
                <w:bCs/>
                <w:color w:val="auto"/>
                <w:lang w:eastAsia="ko-KR"/>
              </w:rPr>
            </w:pPr>
            <w:r w:rsidRPr="00BD2C7F">
              <w:rPr>
                <w:rFonts w:ascii="휴먼명조" w:eastAsia="휴먼명조" w:hint="eastAsia"/>
                <w:b/>
                <w:bCs/>
                <w:color w:val="auto"/>
                <w:lang w:eastAsia="ko-KR"/>
              </w:rPr>
              <w:t>서버</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6857DDA0" w14:textId="16C8E1CD" w:rsidR="00D13DB6" w:rsidRPr="005B5B14" w:rsidRDefault="00DE2B67"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플랫폼</w:t>
            </w: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0DDE2090" w14:textId="04C134FE" w:rsidR="00D13DB6" w:rsidRPr="005B5B14" w:rsidRDefault="00DE2B67" w:rsidP="005B5B14">
            <w:pPr>
              <w:pStyle w:val="a9"/>
              <w:wordWrap/>
              <w:spacing w:line="360" w:lineRule="auto"/>
              <w:rPr>
                <w:rFonts w:ascii="휴먼명조" w:eastAsia="휴먼명조"/>
                <w:color w:val="auto"/>
                <w:lang w:eastAsia="ko-KR"/>
              </w:rPr>
            </w:pPr>
            <w:r w:rsidRPr="005B5B14">
              <w:rPr>
                <w:rFonts w:ascii="휴먼명조" w:eastAsia="휴먼명조" w:hint="eastAsia"/>
                <w:color w:val="auto"/>
                <w:lang w:eastAsia="ko-KR"/>
              </w:rPr>
              <w:t>Debian</w:t>
            </w:r>
            <w:r w:rsidR="00311CCF" w:rsidRPr="005B5B14">
              <w:rPr>
                <w:rFonts w:ascii="휴먼명조" w:eastAsia="휴먼명조" w:hint="eastAsia"/>
                <w:color w:val="auto"/>
                <w:lang w:eastAsia="ko-KR"/>
              </w:rPr>
              <w:t xml:space="preserve"> Linux</w:t>
            </w:r>
          </w:p>
        </w:tc>
      </w:tr>
      <w:tr w:rsidR="00D13DB6" w:rsidRPr="005B5B14" w14:paraId="4B50B52E" w14:textId="77777777">
        <w:trPr>
          <w:trHeight w:val="426"/>
        </w:trPr>
        <w:tc>
          <w:tcPr>
            <w:tcW w:w="1588" w:type="dxa"/>
            <w:vMerge/>
            <w:tcBorders>
              <w:top w:val="single" w:sz="2" w:space="0" w:color="000000"/>
              <w:left w:val="single" w:sz="9" w:space="0" w:color="000000"/>
              <w:bottom w:val="single" w:sz="2" w:space="0" w:color="000000"/>
              <w:right w:val="single" w:sz="2" w:space="0" w:color="000000"/>
              <w:tl2br w:val="nil"/>
              <w:tr2bl w:val="nil"/>
            </w:tcBorders>
          </w:tcPr>
          <w:p w14:paraId="5118808F" w14:textId="77777777" w:rsidR="00D13DB6" w:rsidRPr="00BD2C7F" w:rsidRDefault="00D13DB6" w:rsidP="005B5B14">
            <w:pPr>
              <w:wordWrap/>
              <w:spacing w:line="360" w:lineRule="auto"/>
              <w:rPr>
                <w:rFonts w:ascii="휴먼명조" w:eastAsia="휴먼명조"/>
                <w:b/>
                <w:bCs/>
                <w:sz w:val="20"/>
                <w:szCs w:val="20"/>
              </w:rPr>
            </w:pP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3408CE28" w14:textId="4E9F60FF" w:rsidR="00D13DB6" w:rsidRPr="005B5B14" w:rsidRDefault="00D13DB6" w:rsidP="005B5B14">
            <w:pPr>
              <w:pStyle w:val="a9"/>
              <w:wordWrap/>
              <w:spacing w:line="360" w:lineRule="auto"/>
              <w:jc w:val="center"/>
              <w:rPr>
                <w:rFonts w:ascii="휴먼명조" w:eastAsia="휴먼명조"/>
                <w:color w:val="auto"/>
                <w:lang w:eastAsia="ko-KR"/>
              </w:rPr>
            </w:pPr>
          </w:p>
        </w:tc>
        <w:tc>
          <w:tcPr>
            <w:tcW w:w="6120" w:type="dxa"/>
            <w:tcBorders>
              <w:top w:val="single" w:sz="2" w:space="0" w:color="000000"/>
              <w:left w:val="single" w:sz="2" w:space="0" w:color="000000"/>
              <w:bottom w:val="single" w:sz="2" w:space="0" w:color="000000"/>
              <w:right w:val="single" w:sz="9" w:space="0" w:color="000000"/>
              <w:tl2br w:val="nil"/>
              <w:tr2bl w:val="nil"/>
            </w:tcBorders>
            <w:vAlign w:val="center"/>
          </w:tcPr>
          <w:p w14:paraId="50D9B710" w14:textId="1588C3B5" w:rsidR="00D13DB6" w:rsidRPr="005B5B14" w:rsidRDefault="00D13DB6" w:rsidP="005B5B14">
            <w:pPr>
              <w:pStyle w:val="a9"/>
              <w:wordWrap/>
              <w:spacing w:line="360" w:lineRule="auto"/>
              <w:rPr>
                <w:rFonts w:ascii="휴먼명조" w:eastAsia="휴먼명조"/>
                <w:color w:val="auto"/>
                <w:lang w:eastAsia="ko-KR"/>
              </w:rPr>
            </w:pPr>
          </w:p>
        </w:tc>
      </w:tr>
      <w:tr w:rsidR="00D13DB6" w:rsidRPr="005B5B14" w14:paraId="04D8781B" w14:textId="77777777">
        <w:trPr>
          <w:trHeight w:val="426"/>
        </w:trPr>
        <w:tc>
          <w:tcPr>
            <w:tcW w:w="1588" w:type="dxa"/>
            <w:tcBorders>
              <w:top w:val="single" w:sz="2" w:space="0" w:color="000000"/>
              <w:left w:val="single" w:sz="9" w:space="0" w:color="000000"/>
              <w:bottom w:val="single" w:sz="9" w:space="0" w:color="000000"/>
              <w:right w:val="single" w:sz="2" w:space="0" w:color="000000"/>
              <w:tl2br w:val="nil"/>
              <w:tr2bl w:val="nil"/>
            </w:tcBorders>
            <w:vAlign w:val="center"/>
          </w:tcPr>
          <w:p w14:paraId="724393C7" w14:textId="5F0621FE" w:rsidR="00D13DB6" w:rsidRPr="00BD2C7F" w:rsidRDefault="00F56556" w:rsidP="005B5B14">
            <w:pPr>
              <w:pStyle w:val="a9"/>
              <w:wordWrap/>
              <w:spacing w:line="360" w:lineRule="auto"/>
              <w:jc w:val="center"/>
              <w:rPr>
                <w:rFonts w:ascii="휴먼명조" w:eastAsia="휴먼명조"/>
                <w:b/>
                <w:bCs/>
                <w:color w:val="auto"/>
                <w:lang w:eastAsia="ko-KR"/>
              </w:rPr>
            </w:pPr>
            <w:r w:rsidRPr="00BD2C7F">
              <w:rPr>
                <w:rFonts w:ascii="휴먼명조" w:eastAsia="휴먼명조" w:hint="eastAsia"/>
                <w:b/>
                <w:bCs/>
                <w:color w:val="auto"/>
                <w:lang w:eastAsia="ko-KR"/>
              </w:rPr>
              <w:t>Android</w:t>
            </w:r>
          </w:p>
        </w:tc>
        <w:tc>
          <w:tcPr>
            <w:tcW w:w="1815" w:type="dxa"/>
            <w:tcBorders>
              <w:top w:val="single" w:sz="2" w:space="0" w:color="000000"/>
              <w:left w:val="single" w:sz="2" w:space="0" w:color="000000"/>
              <w:bottom w:val="single" w:sz="9" w:space="0" w:color="000000"/>
              <w:right w:val="single" w:sz="2" w:space="0" w:color="000000"/>
              <w:tl2br w:val="nil"/>
              <w:tr2bl w:val="nil"/>
            </w:tcBorders>
            <w:vAlign w:val="center"/>
          </w:tcPr>
          <w:p w14:paraId="258932FA" w14:textId="50C606F5" w:rsidR="00D13DB6" w:rsidRPr="005B5B14" w:rsidRDefault="0038792C" w:rsidP="005B5B14">
            <w:pPr>
              <w:pStyle w:val="a9"/>
              <w:wordWrap/>
              <w:spacing w:line="360" w:lineRule="auto"/>
              <w:jc w:val="center"/>
              <w:rPr>
                <w:rFonts w:ascii="휴먼명조" w:eastAsia="휴먼명조"/>
                <w:color w:val="auto"/>
                <w:lang w:eastAsia="ko-KR"/>
              </w:rPr>
            </w:pPr>
            <w:r w:rsidRPr="005B5B14">
              <w:rPr>
                <w:rFonts w:ascii="휴먼명조" w:eastAsia="휴먼명조" w:hint="eastAsia"/>
                <w:color w:val="auto"/>
                <w:lang w:eastAsia="ko-KR"/>
              </w:rPr>
              <w:t>디바이스</w:t>
            </w:r>
          </w:p>
        </w:tc>
        <w:tc>
          <w:tcPr>
            <w:tcW w:w="6120" w:type="dxa"/>
            <w:tcBorders>
              <w:top w:val="single" w:sz="2" w:space="0" w:color="000000"/>
              <w:left w:val="single" w:sz="2" w:space="0" w:color="000000"/>
              <w:bottom w:val="single" w:sz="9" w:space="0" w:color="000000"/>
              <w:right w:val="single" w:sz="9" w:space="0" w:color="000000"/>
              <w:tl2br w:val="nil"/>
              <w:tr2bl w:val="nil"/>
            </w:tcBorders>
            <w:vAlign w:val="center"/>
          </w:tcPr>
          <w:p w14:paraId="1B757A10" w14:textId="36B63E41" w:rsidR="00D13DB6" w:rsidRPr="005B5B14" w:rsidRDefault="00D13DB6" w:rsidP="005B5B14">
            <w:pPr>
              <w:pStyle w:val="a9"/>
              <w:wordWrap/>
              <w:spacing w:line="360" w:lineRule="auto"/>
              <w:rPr>
                <w:rFonts w:ascii="휴먼명조" w:eastAsia="휴먼명조"/>
                <w:color w:val="auto"/>
                <w:lang w:eastAsia="ko-KR"/>
              </w:rPr>
            </w:pPr>
          </w:p>
        </w:tc>
      </w:tr>
    </w:tbl>
    <w:p w14:paraId="7F845170" w14:textId="77777777" w:rsidR="00D13DB6" w:rsidRPr="005B5B14" w:rsidRDefault="00D13DB6" w:rsidP="005B5B14">
      <w:pPr>
        <w:wordWrap/>
        <w:spacing w:line="360" w:lineRule="auto"/>
        <w:rPr>
          <w:rFonts w:ascii="휴먼명조" w:eastAsia="휴먼명조"/>
          <w:sz w:val="2"/>
        </w:rPr>
      </w:pPr>
    </w:p>
    <w:p w14:paraId="0CFE3D1B" w14:textId="77777777" w:rsidR="00D13DB6" w:rsidRPr="005B5B14" w:rsidRDefault="00D13DB6" w:rsidP="005B5B14">
      <w:pPr>
        <w:wordWrap/>
        <w:spacing w:line="360" w:lineRule="auto"/>
        <w:rPr>
          <w:rFonts w:ascii="휴먼명조" w:eastAsia="휴먼명조"/>
          <w:sz w:val="2"/>
          <w:lang w:eastAsia="ko-KR"/>
        </w:rPr>
      </w:pPr>
    </w:p>
    <w:p w14:paraId="5978444C" w14:textId="4A398526" w:rsidR="0073128A" w:rsidRDefault="0073128A">
      <w:pPr>
        <w:widowControl/>
        <w:wordWrap/>
        <w:autoSpaceDE/>
        <w:autoSpaceDN/>
        <w:rPr>
          <w:rFonts w:ascii="휴먼명조" w:eastAsia="휴먼명조" w:hAnsi="Arial Unicode MS" w:cs="휴먼명조"/>
          <w:b/>
          <w:bCs/>
          <w:color w:val="000000"/>
          <w:sz w:val="24"/>
          <w:szCs w:val="24"/>
          <w:lang w:eastAsia="ko-KR"/>
        </w:rPr>
      </w:pPr>
      <w:r>
        <w:rPr>
          <w:rFonts w:ascii="휴먼명조" w:eastAsia="휴먼명조" w:cs="휴먼명조"/>
          <w:b/>
          <w:bCs/>
          <w:sz w:val="24"/>
          <w:szCs w:val="24"/>
          <w:lang w:eastAsia="ko-KR"/>
        </w:rPr>
        <w:br w:type="page"/>
      </w:r>
    </w:p>
    <w:p w14:paraId="4AF55BE6" w14:textId="290B2CA9" w:rsidR="00534177" w:rsidRDefault="00A51148" w:rsidP="00FC12DC">
      <w:pPr>
        <w:pStyle w:val="a9"/>
        <w:tabs>
          <w:tab w:val="right" w:leader="middleDot" w:pos="9290"/>
        </w:tabs>
        <w:wordWrap/>
        <w:spacing w:line="360" w:lineRule="auto"/>
        <w:jc w:val="left"/>
        <w:rPr>
          <w:rFonts w:ascii="휴먼명조" w:eastAsia="휴먼명조" w:cs="휴먼명조"/>
          <w:b/>
          <w:bCs/>
          <w:sz w:val="24"/>
          <w:szCs w:val="24"/>
          <w:lang w:eastAsia="ko-KR"/>
        </w:rPr>
      </w:pPr>
      <w:r w:rsidRPr="005B5B14">
        <w:rPr>
          <w:rFonts w:ascii="휴먼명조" w:eastAsia="휴먼명조" w:cs="HCI Poppy" w:hint="eastAsia"/>
          <w:b/>
          <w:bCs/>
          <w:sz w:val="24"/>
          <w:szCs w:val="24"/>
          <w:lang w:eastAsia="ko-KR"/>
        </w:rPr>
        <w:lastRenderedPageBreak/>
        <w:t xml:space="preserve">2. </w:t>
      </w:r>
      <w:r w:rsidRPr="005B5B14">
        <w:rPr>
          <w:rFonts w:ascii="휴먼명조" w:eastAsia="휴먼명조" w:cs="휴먼명조" w:hint="eastAsia"/>
          <w:b/>
          <w:bCs/>
          <w:sz w:val="24"/>
          <w:szCs w:val="24"/>
          <w:lang w:eastAsia="ko-KR"/>
        </w:rPr>
        <w:t>기능 설계</w:t>
      </w:r>
    </w:p>
    <w:p w14:paraId="315E674F" w14:textId="67753C11" w:rsidR="009B2B5D" w:rsidRPr="00B467D3" w:rsidRDefault="009B2B5D" w:rsidP="004D75D1">
      <w:pPr>
        <w:pStyle w:val="a9"/>
        <w:tabs>
          <w:tab w:val="right" w:leader="middleDot" w:pos="9290"/>
        </w:tabs>
        <w:wordWrap/>
        <w:spacing w:line="360" w:lineRule="auto"/>
        <w:ind w:left="418" w:hanging="418"/>
        <w:jc w:val="left"/>
        <w:rPr>
          <w:rFonts w:ascii="휴먼명조" w:eastAsia="휴먼명조" w:cs="휴먼명조"/>
          <w:b/>
          <w:bCs/>
          <w:sz w:val="24"/>
          <w:szCs w:val="24"/>
          <w:lang w:eastAsia="ko-KR"/>
        </w:rPr>
      </w:pPr>
    </w:p>
    <w:p w14:paraId="3CBB7ABC" w14:textId="2A52063B" w:rsidR="00D13DB6" w:rsidRDefault="00A51148" w:rsidP="004D75D1">
      <w:pPr>
        <w:pStyle w:val="af"/>
        <w:tabs>
          <w:tab w:val="right" w:leader="middleDot" w:pos="9290"/>
        </w:tabs>
        <w:wordWrap/>
        <w:spacing w:before="0" w:after="0" w:line="360" w:lineRule="auto"/>
        <w:ind w:firstLineChars="100" w:firstLine="240"/>
        <w:jc w:val="left"/>
        <w:rPr>
          <w:rFonts w:ascii="휴먼명조" w:cs="HCI Poppy"/>
          <w:w w:val="100"/>
          <w:sz w:val="24"/>
          <w:szCs w:val="24"/>
          <w:lang w:eastAsia="ko-KR"/>
        </w:rPr>
      </w:pPr>
      <w:r w:rsidRPr="005B5B14">
        <w:rPr>
          <w:rFonts w:ascii="휴먼명조" w:cs="HCI Poppy" w:hint="eastAsia"/>
          <w:w w:val="100"/>
          <w:sz w:val="24"/>
          <w:szCs w:val="24"/>
          <w:lang w:eastAsia="ko-KR"/>
        </w:rPr>
        <w:t>1</w:t>
      </w:r>
      <w:r w:rsidR="00853A79">
        <w:rPr>
          <w:rFonts w:ascii="휴먼명조" w:cs="HCI Poppy" w:hint="eastAsia"/>
          <w:w w:val="100"/>
          <w:sz w:val="24"/>
          <w:szCs w:val="24"/>
          <w:lang w:eastAsia="ko-KR"/>
        </w:rPr>
        <w:t>)</w:t>
      </w:r>
      <w:r w:rsidRPr="005B5B14">
        <w:rPr>
          <w:rFonts w:ascii="휴먼명조" w:cs="HCI Poppy" w:hint="eastAsia"/>
          <w:w w:val="100"/>
          <w:sz w:val="24"/>
          <w:szCs w:val="24"/>
          <w:lang w:eastAsia="ko-KR"/>
        </w:rPr>
        <w:t xml:space="preserve"> </w:t>
      </w:r>
      <w:r w:rsidR="00547B62">
        <w:rPr>
          <w:rFonts w:ascii="휴먼명조" w:cs="HCI Poppy" w:hint="eastAsia"/>
          <w:w w:val="100"/>
          <w:sz w:val="24"/>
          <w:szCs w:val="24"/>
          <w:lang w:eastAsia="ko-KR"/>
        </w:rPr>
        <w:t>메모리 레이아웃 및 데이터 컨테이너 설계</w:t>
      </w:r>
    </w:p>
    <w:p w14:paraId="69E038B8" w14:textId="4A3B3D8D" w:rsidR="002A2C42" w:rsidRPr="006F6C31" w:rsidRDefault="002A2C42" w:rsidP="004D75D1">
      <w:pPr>
        <w:pStyle w:val="a9"/>
        <w:tabs>
          <w:tab w:val="right" w:leader="middleDot" w:pos="9290"/>
        </w:tabs>
        <w:spacing w:line="360" w:lineRule="auto"/>
        <w:ind w:firstLineChars="100" w:firstLine="240"/>
        <w:jc w:val="left"/>
        <w:rPr>
          <w:rFonts w:ascii="휴먼명조" w:eastAsia="휴먼명조" w:cs="휴먼명조"/>
          <w:sz w:val="24"/>
          <w:szCs w:val="24"/>
          <w:lang w:eastAsia="ko-KR"/>
        </w:rPr>
      </w:pPr>
      <w:r w:rsidRPr="00E96B70">
        <w:rPr>
          <w:rFonts w:ascii="휴먼명조" w:eastAsia="휴먼명조" w:cs="휴먼명조"/>
          <w:sz w:val="24"/>
          <w:szCs w:val="24"/>
          <w:lang w:eastAsia="ko-KR"/>
        </w:rPr>
        <w:t>객체 지향의 GameObject 배열을 폐기하고, 데이터를</w:t>
      </w:r>
      <w:r>
        <w:rPr>
          <w:rFonts w:ascii="휴먼명조" w:eastAsia="휴먼명조" w:cs="휴먼명조" w:hint="eastAsia"/>
          <w:sz w:val="24"/>
          <w:szCs w:val="24"/>
          <w:lang w:eastAsia="ko-KR"/>
        </w:rPr>
        <w:t xml:space="preserve"> 용도</w:t>
      </w:r>
      <w:r w:rsidRPr="00E96B70">
        <w:rPr>
          <w:rFonts w:ascii="휴먼명조" w:eastAsia="휴먼명조" w:cs="휴먼명조"/>
          <w:sz w:val="24"/>
          <w:szCs w:val="24"/>
          <w:lang w:eastAsia="ko-KR"/>
        </w:rPr>
        <w:t>에 따라 분리하여 연속된 메모리에 배치합니다.</w:t>
      </w:r>
      <w:r w:rsidR="006F6C31">
        <w:rPr>
          <w:rFonts w:ascii="휴먼명조" w:eastAsia="휴먼명조" w:cs="휴먼명조" w:hint="eastAsia"/>
          <w:sz w:val="24"/>
          <w:szCs w:val="24"/>
          <w:lang w:eastAsia="ko-KR"/>
        </w:rPr>
        <w:t xml:space="preserve"> </w:t>
      </w:r>
      <w:r w:rsidR="006F6C31" w:rsidRPr="00300D6A">
        <w:rPr>
          <w:rFonts w:ascii="휴먼명조" w:eastAsia="휴먼명조" w:cs="휴먼명조"/>
          <w:sz w:val="24"/>
          <w:szCs w:val="24"/>
          <w:lang w:eastAsia="ko-KR"/>
        </w:rPr>
        <w:t>데이터 지향 설계(DOD)의 핵심은 CPU 캐시 적중률 극대화와 메모리 관리의 단순화입니다.</w:t>
      </w:r>
    </w:p>
    <w:tbl>
      <w:tblPr>
        <w:tblStyle w:val="af9"/>
        <w:tblW w:w="0" w:type="auto"/>
        <w:tblInd w:w="108" w:type="dxa"/>
        <w:tblLook w:val="04A0" w:firstRow="1" w:lastRow="0" w:firstColumn="1" w:lastColumn="0" w:noHBand="0" w:noVBand="1"/>
      </w:tblPr>
      <w:tblGrid>
        <w:gridCol w:w="2552"/>
        <w:gridCol w:w="4056"/>
        <w:gridCol w:w="3137"/>
      </w:tblGrid>
      <w:tr w:rsidR="006F1857" w14:paraId="723616B7" w14:textId="77777777" w:rsidTr="00624C9A">
        <w:tc>
          <w:tcPr>
            <w:tcW w:w="255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1ED87CDB" w14:textId="0280EA4C" w:rsidR="001D09CE" w:rsidRPr="00C36596" w:rsidRDefault="001D09CE"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핵심 메커니즘</w:t>
            </w:r>
          </w:p>
        </w:tc>
        <w:tc>
          <w:tcPr>
            <w:tcW w:w="4056"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723A98D3" w14:textId="374FCDE3" w:rsidR="001D09CE" w:rsidRPr="00C36596" w:rsidRDefault="001D09CE"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세부 기술</w:t>
            </w:r>
          </w:p>
        </w:tc>
        <w:tc>
          <w:tcPr>
            <w:tcW w:w="3137"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4D05CA7E" w14:textId="6EB49D25" w:rsidR="001D09CE" w:rsidRPr="00C36596" w:rsidRDefault="001D09CE"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설계 목적</w:t>
            </w:r>
          </w:p>
        </w:tc>
      </w:tr>
      <w:tr w:rsidR="002A2C42" w14:paraId="594C14DB" w14:textId="77777777" w:rsidTr="00624C9A">
        <w:tc>
          <w:tcPr>
            <w:tcW w:w="2552" w:type="dxa"/>
          </w:tcPr>
          <w:p w14:paraId="4CE4E7A9" w14:textId="3F584D52" w:rsidR="007956BC" w:rsidRDefault="00C36596"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SoA</w:t>
            </w:r>
            <w:r w:rsidR="003F6601">
              <w:rPr>
                <w:rFonts w:ascii="휴먼명조" w:eastAsia="휴먼명조" w:cs="휴먼명조" w:hint="eastAsia"/>
                <w:lang w:eastAsia="ko-KR"/>
              </w:rPr>
              <w:t xml:space="preserve"> 구조</w:t>
            </w:r>
          </w:p>
          <w:p w14:paraId="20126D9B" w14:textId="59CF8881" w:rsidR="002A2C42" w:rsidRPr="00C36596" w:rsidRDefault="00C36596"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w:t>
            </w:r>
            <w:r w:rsidR="002A2C42" w:rsidRPr="00C36596">
              <w:rPr>
                <w:rFonts w:ascii="휴먼명조" w:eastAsia="휴먼명조" w:cs="휴먼명조" w:hint="eastAsia"/>
                <w:lang w:eastAsia="ko-KR"/>
              </w:rPr>
              <w:t>Structure of Arrays</w:t>
            </w:r>
            <w:r>
              <w:rPr>
                <w:rFonts w:ascii="휴먼명조" w:eastAsia="휴먼명조" w:cs="휴먼명조" w:hint="eastAsia"/>
                <w:lang w:eastAsia="ko-KR"/>
              </w:rPr>
              <w:t>)</w:t>
            </w:r>
          </w:p>
        </w:tc>
        <w:tc>
          <w:tcPr>
            <w:tcW w:w="4056" w:type="dxa"/>
          </w:tcPr>
          <w:p w14:paraId="7E03A859" w14:textId="1EA59808" w:rsidR="00A929B8" w:rsidRPr="00C36596" w:rsidRDefault="00A929B8"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xml:space="preserve">Transform, </w:t>
            </w:r>
            <w:r w:rsidR="00A37FEF">
              <w:rPr>
                <w:rFonts w:ascii="휴먼명조" w:eastAsia="휴먼명조" w:cs="휴먼명조" w:hint="eastAsia"/>
                <w:lang w:eastAsia="ko-KR"/>
              </w:rPr>
              <w:t>Material</w:t>
            </w:r>
            <w:r>
              <w:rPr>
                <w:rFonts w:ascii="휴먼명조" w:eastAsia="휴먼명조" w:cs="휴먼명조" w:hint="eastAsia"/>
                <w:lang w:eastAsia="ko-KR"/>
              </w:rPr>
              <w:t>등</w:t>
            </w:r>
            <w:r w:rsidR="007572EA">
              <w:rPr>
                <w:rFonts w:ascii="휴먼명조" w:eastAsia="휴먼명조" w:cs="휴먼명조" w:hint="eastAsia"/>
                <w:lang w:eastAsia="ko-KR"/>
              </w:rPr>
              <w:t>의</w:t>
            </w:r>
            <w:r>
              <w:rPr>
                <w:rFonts w:ascii="휴먼명조" w:eastAsia="휴먼명조" w:cs="휴먼명조" w:hint="eastAsia"/>
                <w:lang w:eastAsia="ko-KR"/>
              </w:rPr>
              <w:t xml:space="preserve"> 데이터를 </w:t>
            </w:r>
            <w:r w:rsidR="007572EA">
              <w:rPr>
                <w:rFonts w:ascii="휴먼명조" w:eastAsia="휴먼명조" w:cs="휴먼명조" w:hint="eastAsia"/>
                <w:lang w:eastAsia="ko-KR"/>
              </w:rPr>
              <w:t xml:space="preserve">플랫 </w:t>
            </w:r>
            <w:r>
              <w:rPr>
                <w:rFonts w:ascii="휴먼명조" w:eastAsia="휴먼명조" w:cs="휴먼명조" w:hint="eastAsia"/>
                <w:lang w:eastAsia="ko-KR"/>
              </w:rPr>
              <w:t>배열로 분리</w:t>
            </w:r>
            <w:r w:rsidR="005E0D3E">
              <w:rPr>
                <w:rFonts w:ascii="휴먼명조" w:eastAsia="휴먼명조" w:cs="휴먼명조" w:hint="eastAsia"/>
                <w:lang w:eastAsia="ko-KR"/>
              </w:rPr>
              <w:t>하여</w:t>
            </w:r>
            <w:r>
              <w:rPr>
                <w:rFonts w:ascii="휴먼명조" w:eastAsia="휴먼명조" w:cs="휴먼명조" w:hint="eastAsia"/>
                <w:lang w:eastAsia="ko-KR"/>
              </w:rPr>
              <w:t xml:space="preserve"> 배치</w:t>
            </w:r>
          </w:p>
        </w:tc>
        <w:tc>
          <w:tcPr>
            <w:tcW w:w="3137" w:type="dxa"/>
          </w:tcPr>
          <w:p w14:paraId="641F6609" w14:textId="77777777" w:rsidR="002A2C42" w:rsidRDefault="00C5797A"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캐시 지역성(Spatial Locality)</w:t>
            </w:r>
          </w:p>
          <w:p w14:paraId="6D5E64C0" w14:textId="107A8A6E" w:rsidR="00C5797A" w:rsidRPr="00C36596" w:rsidRDefault="0015476C"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xml:space="preserve">Batch </w:t>
            </w:r>
            <w:r w:rsidR="00C5797A">
              <w:rPr>
                <w:rFonts w:ascii="휴먼명조" w:eastAsia="휴먼명조" w:cs="휴먼명조" w:hint="eastAsia"/>
                <w:lang w:eastAsia="ko-KR"/>
              </w:rPr>
              <w:t>연산 최적화</w:t>
            </w:r>
          </w:p>
        </w:tc>
      </w:tr>
      <w:tr w:rsidR="002A2C42" w14:paraId="7EF9C615" w14:textId="77777777" w:rsidTr="00624C9A">
        <w:tc>
          <w:tcPr>
            <w:tcW w:w="2552" w:type="dxa"/>
          </w:tcPr>
          <w:p w14:paraId="56C9002E" w14:textId="110DCC89" w:rsidR="002A2C42" w:rsidRPr="00C36596" w:rsidRDefault="008635BC"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Pool Allocator</w:t>
            </w:r>
          </w:p>
        </w:tc>
        <w:tc>
          <w:tcPr>
            <w:tcW w:w="4056" w:type="dxa"/>
          </w:tcPr>
          <w:p w14:paraId="79BA116D" w14:textId="77777777" w:rsidR="002A2C42" w:rsidRDefault="00A37FEF"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xml:space="preserve">고정 크기 </w:t>
            </w:r>
            <w:r w:rsidR="00C43865">
              <w:rPr>
                <w:rFonts w:ascii="휴먼명조" w:eastAsia="휴먼명조" w:cs="휴먼명조" w:hint="eastAsia"/>
                <w:lang w:eastAsia="ko-KR"/>
              </w:rPr>
              <w:t>블록 기반 할당</w:t>
            </w:r>
          </w:p>
          <w:p w14:paraId="7818D0C1" w14:textId="3C4BE8EE" w:rsidR="00C43865" w:rsidRPr="00C36596" w:rsidRDefault="00C43865"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런타임 new</w:t>
            </w:r>
            <w:r w:rsidR="000873A7">
              <w:rPr>
                <w:rFonts w:ascii="휴먼명조" w:eastAsia="휴먼명조" w:cs="휴먼명조" w:hint="eastAsia"/>
                <w:lang w:eastAsia="ko-KR"/>
              </w:rPr>
              <w:t>,</w:t>
            </w:r>
            <w:r>
              <w:rPr>
                <w:rFonts w:ascii="휴먼명조" w:eastAsia="휴먼명조" w:cs="휴먼명조" w:hint="eastAsia"/>
                <w:lang w:eastAsia="ko-KR"/>
              </w:rPr>
              <w:t xml:space="preserve"> delete</w:t>
            </w:r>
            <w:r w:rsidR="000E7613">
              <w:rPr>
                <w:rFonts w:ascii="휴먼명조" w:eastAsia="휴먼명조" w:cs="휴먼명조" w:hint="eastAsia"/>
                <w:lang w:eastAsia="ko-KR"/>
              </w:rPr>
              <w:t>, malloc</w:t>
            </w:r>
            <w:r>
              <w:rPr>
                <w:rFonts w:ascii="휴먼명조" w:eastAsia="휴먼명조" w:cs="휴먼명조" w:hint="eastAsia"/>
                <w:lang w:eastAsia="ko-KR"/>
              </w:rPr>
              <w:t xml:space="preserve"> 배제</w:t>
            </w:r>
          </w:p>
        </w:tc>
        <w:tc>
          <w:tcPr>
            <w:tcW w:w="3137" w:type="dxa"/>
          </w:tcPr>
          <w:p w14:paraId="01AC78F6" w14:textId="381E5E4F" w:rsidR="002A2C42" w:rsidRDefault="00BF0A4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메모리 단편화</w:t>
            </w:r>
            <w:r w:rsidR="001A6ACA">
              <w:rPr>
                <w:rFonts w:ascii="휴먼명조" w:eastAsia="휴먼명조" w:cs="휴먼명조" w:hint="eastAsia"/>
                <w:lang w:eastAsia="ko-KR"/>
              </w:rPr>
              <w:t>(Fragmentation)</w:t>
            </w:r>
            <w:r>
              <w:rPr>
                <w:rFonts w:ascii="휴먼명조" w:eastAsia="휴먼명조" w:cs="휴먼명조" w:hint="eastAsia"/>
                <w:lang w:eastAsia="ko-KR"/>
              </w:rPr>
              <w:t xml:space="preserve"> 제거</w:t>
            </w:r>
          </w:p>
          <w:p w14:paraId="6B0D7977" w14:textId="42595BF7" w:rsidR="00BF0A40" w:rsidRPr="00C36596" w:rsidRDefault="00BF0A4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O(1) 할당 성능 확보</w:t>
            </w:r>
          </w:p>
        </w:tc>
      </w:tr>
      <w:tr w:rsidR="002A2C42" w14:paraId="29372B03" w14:textId="77777777" w:rsidTr="00624C9A">
        <w:tc>
          <w:tcPr>
            <w:tcW w:w="2552" w:type="dxa"/>
          </w:tcPr>
          <w:p w14:paraId="4F311D92" w14:textId="453397E5" w:rsidR="002A2C42" w:rsidRPr="00C36596" w:rsidRDefault="008635BC"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State Separation</w:t>
            </w:r>
          </w:p>
        </w:tc>
        <w:tc>
          <w:tcPr>
            <w:tcW w:w="4056" w:type="dxa"/>
          </w:tcPr>
          <w:p w14:paraId="1AB7147C" w14:textId="77777777" w:rsidR="002A2C42" w:rsidRDefault="0012175E"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프레임 인덱싱 (Frame Indexing)</w:t>
            </w:r>
          </w:p>
          <w:p w14:paraId="2A485351" w14:textId="65EB7EBC" w:rsidR="0012175E" w:rsidRPr="00C36596" w:rsidRDefault="00173052"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버퍼 다중화</w:t>
            </w:r>
          </w:p>
        </w:tc>
        <w:tc>
          <w:tcPr>
            <w:tcW w:w="3137" w:type="dxa"/>
          </w:tcPr>
          <w:p w14:paraId="33B105C5" w14:textId="1E25D4E4" w:rsidR="002A2C42" w:rsidRPr="00C36596" w:rsidRDefault="00E934B4"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xml:space="preserve">로직-렌더 </w:t>
            </w:r>
            <w:r w:rsidR="005511FA">
              <w:rPr>
                <w:rFonts w:ascii="휴먼명조" w:eastAsia="휴먼명조" w:cs="휴먼명조" w:hint="eastAsia"/>
                <w:lang w:eastAsia="ko-KR"/>
              </w:rPr>
              <w:t xml:space="preserve">스레드 간 동기화 </w:t>
            </w:r>
          </w:p>
        </w:tc>
      </w:tr>
    </w:tbl>
    <w:p w14:paraId="49EB0A32" w14:textId="77777777" w:rsidR="006F6C31" w:rsidRDefault="006F6C31" w:rsidP="004D75D1">
      <w:pPr>
        <w:pStyle w:val="a9"/>
        <w:tabs>
          <w:tab w:val="right" w:leader="middleDot" w:pos="9290"/>
        </w:tabs>
        <w:spacing w:line="360" w:lineRule="auto"/>
        <w:jc w:val="left"/>
        <w:rPr>
          <w:rFonts w:ascii="휴먼명조" w:eastAsia="휴먼명조" w:cs="휴먼명조"/>
          <w:b/>
          <w:bCs/>
          <w:sz w:val="24"/>
          <w:szCs w:val="24"/>
          <w:lang w:eastAsia="ko-KR"/>
        </w:rPr>
      </w:pPr>
    </w:p>
    <w:p w14:paraId="3E09A134" w14:textId="60386A71" w:rsidR="00300D6A" w:rsidRPr="00300D6A" w:rsidRDefault="00E92F46" w:rsidP="004D75D1">
      <w:pPr>
        <w:pStyle w:val="a9"/>
        <w:tabs>
          <w:tab w:val="right" w:leader="middleDot" w:pos="9290"/>
        </w:tabs>
        <w:spacing w:line="360" w:lineRule="auto"/>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w:t>
      </w:r>
      <w:r w:rsidR="00300D6A" w:rsidRPr="00300D6A">
        <w:rPr>
          <w:rFonts w:ascii="휴먼명조" w:eastAsia="휴먼명조" w:cs="휴먼명조"/>
          <w:b/>
          <w:bCs/>
          <w:sz w:val="24"/>
          <w:szCs w:val="24"/>
          <w:lang w:eastAsia="ko-KR"/>
        </w:rPr>
        <w:t xml:space="preserve"> Structure of Arrays (SoA) 구조</w:t>
      </w:r>
    </w:p>
    <w:p w14:paraId="127A11C6" w14:textId="77777777" w:rsidR="00300D6A" w:rsidRPr="00300D6A" w:rsidRDefault="00300D6A" w:rsidP="004D75D1">
      <w:pPr>
        <w:pStyle w:val="a9"/>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sz w:val="24"/>
          <w:szCs w:val="24"/>
          <w:lang w:eastAsia="ko-KR"/>
        </w:rPr>
        <w:t>객체 지향의 GameObject 배열을 폐기하고, 데이터를 성격에 따라 분리하여 연속된 메모리에 배치합니다.</w:t>
      </w:r>
    </w:p>
    <w:p w14:paraId="70089026" w14:textId="77777777" w:rsidR="00300D6A" w:rsidRPr="00300D6A" w:rsidRDefault="00300D6A" w:rsidP="004D75D1">
      <w:pPr>
        <w:pStyle w:val="a9"/>
        <w:numPr>
          <w:ilvl w:val="0"/>
          <w:numId w:val="21"/>
        </w:numPr>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b/>
          <w:bCs/>
          <w:sz w:val="24"/>
          <w:szCs w:val="24"/>
          <w:lang w:eastAsia="ko-KR"/>
        </w:rPr>
        <w:t>컴포넌트 분리:</w:t>
      </w:r>
      <w:r w:rsidRPr="00300D6A">
        <w:rPr>
          <w:rFonts w:ascii="휴먼명조" w:eastAsia="휴먼명조" w:cs="휴먼명조"/>
          <w:sz w:val="24"/>
          <w:szCs w:val="24"/>
          <w:lang w:eastAsia="ko-KR"/>
        </w:rPr>
        <w:t xml:space="preserve"> Transform (Position, Rotation), Physics (Velocity, Mass), Material (Index, Parameters) 데이터를 별도의 플랫 배열로 관리합니다.</w:t>
      </w:r>
    </w:p>
    <w:p w14:paraId="138EFCFD" w14:textId="77777777" w:rsidR="00300D6A" w:rsidRPr="00300D6A" w:rsidRDefault="00300D6A" w:rsidP="004D75D1">
      <w:pPr>
        <w:pStyle w:val="a9"/>
        <w:numPr>
          <w:ilvl w:val="0"/>
          <w:numId w:val="21"/>
        </w:numPr>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b/>
          <w:bCs/>
          <w:sz w:val="24"/>
          <w:szCs w:val="24"/>
          <w:lang w:eastAsia="ko-KR"/>
        </w:rPr>
        <w:t>캐시 최적화:</w:t>
      </w:r>
      <w:r w:rsidRPr="00300D6A">
        <w:rPr>
          <w:rFonts w:ascii="휴먼명조" w:eastAsia="휴먼명조" w:cs="휴먼명조"/>
          <w:sz w:val="24"/>
          <w:szCs w:val="24"/>
          <w:lang w:eastAsia="ko-KR"/>
        </w:rPr>
        <w:t xml:space="preserve"> 업데이트 로직(예: Physics Simulation)이 수행될 때, CPU는 연산에 필요한 Velocity와 Mass 배열만 선형적으로 읽어 들이므로 캐시 라인(64-byte)을 낭비 없이 100% 활용합니다.</w:t>
      </w:r>
    </w:p>
    <w:p w14:paraId="6F8C4110" w14:textId="77777777" w:rsidR="00300D6A" w:rsidRDefault="00300D6A" w:rsidP="004D75D1">
      <w:pPr>
        <w:pStyle w:val="a9"/>
        <w:numPr>
          <w:ilvl w:val="0"/>
          <w:numId w:val="21"/>
        </w:numPr>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b/>
          <w:bCs/>
          <w:sz w:val="24"/>
          <w:szCs w:val="24"/>
          <w:lang w:eastAsia="ko-KR"/>
        </w:rPr>
        <w:t>SIMD 활용:</w:t>
      </w:r>
      <w:r w:rsidRPr="00300D6A">
        <w:rPr>
          <w:rFonts w:ascii="휴먼명조" w:eastAsia="휴먼명조" w:cs="휴먼명조"/>
          <w:sz w:val="24"/>
          <w:szCs w:val="24"/>
          <w:lang w:eastAsia="ko-KR"/>
        </w:rPr>
        <w:t xml:space="preserve"> SoA 구조는 데이터를 병렬 레지스터(AVX-512 등)에 그대로 적재할 수 있어, 단일 명령으로 8~16개의 개체를 동시에 처리하기에 최적입니다.</w:t>
      </w:r>
    </w:p>
    <w:p w14:paraId="27EF5FCE" w14:textId="6B9E36D4" w:rsidR="005D7D86" w:rsidRPr="00300D6A" w:rsidRDefault="005D7D86" w:rsidP="004D75D1">
      <w:pPr>
        <w:pStyle w:val="a9"/>
        <w:tabs>
          <w:tab w:val="right" w:leader="middleDot" w:pos="9290"/>
        </w:tabs>
        <w:spacing w:line="360" w:lineRule="auto"/>
        <w:jc w:val="left"/>
        <w:rPr>
          <w:rFonts w:ascii="휴먼명조" w:eastAsia="휴먼명조" w:cs="휴먼명조"/>
          <w:sz w:val="24"/>
          <w:szCs w:val="24"/>
          <w:lang w:eastAsia="ko-KR"/>
        </w:rPr>
      </w:pPr>
    </w:p>
    <w:p w14:paraId="72A8E3C4" w14:textId="6E33740A" w:rsidR="00300D6A" w:rsidRPr="00300D6A" w:rsidRDefault="00E92F46" w:rsidP="004D75D1">
      <w:pPr>
        <w:pStyle w:val="a9"/>
        <w:tabs>
          <w:tab w:val="right" w:leader="middleDot" w:pos="9290"/>
        </w:tabs>
        <w:spacing w:line="360" w:lineRule="auto"/>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 xml:space="preserve">- </w:t>
      </w:r>
      <w:r w:rsidR="00300D6A" w:rsidRPr="00300D6A">
        <w:rPr>
          <w:rFonts w:ascii="휴먼명조" w:eastAsia="휴먼명조" w:cs="휴먼명조"/>
          <w:b/>
          <w:bCs/>
          <w:sz w:val="24"/>
          <w:szCs w:val="24"/>
          <w:lang w:eastAsia="ko-KR"/>
        </w:rPr>
        <w:t>메모리 할당자 (Memory Allocators)</w:t>
      </w:r>
    </w:p>
    <w:p w14:paraId="5436D834" w14:textId="77777777" w:rsidR="00300D6A" w:rsidRPr="00300D6A" w:rsidRDefault="00300D6A" w:rsidP="004D75D1">
      <w:pPr>
        <w:pStyle w:val="a9"/>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sz w:val="24"/>
          <w:szCs w:val="24"/>
          <w:lang w:eastAsia="ko-KR"/>
        </w:rPr>
        <w:t>런타임 중의 new, delete, malloc 사용을 엄격히 금지합니다.</w:t>
      </w:r>
    </w:p>
    <w:p w14:paraId="5711226C" w14:textId="77777777" w:rsidR="00300D6A" w:rsidRPr="00300D6A" w:rsidRDefault="00300D6A" w:rsidP="004D75D1">
      <w:pPr>
        <w:pStyle w:val="a9"/>
        <w:numPr>
          <w:ilvl w:val="0"/>
          <w:numId w:val="22"/>
        </w:numPr>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b/>
          <w:bCs/>
          <w:sz w:val="24"/>
          <w:szCs w:val="24"/>
          <w:lang w:eastAsia="ko-KR"/>
        </w:rPr>
        <w:t>Pool Allocator:</w:t>
      </w:r>
      <w:r w:rsidRPr="00300D6A">
        <w:rPr>
          <w:rFonts w:ascii="휴먼명조" w:eastAsia="휴먼명조" w:cs="휴먼명조"/>
          <w:sz w:val="24"/>
          <w:szCs w:val="24"/>
          <w:lang w:eastAsia="ko-KR"/>
        </w:rPr>
        <w:t xml:space="preserve"> IBuffer, ITexture와 같이 크기가 고정된 리소스 핸들이나 컴포넌</w:t>
      </w:r>
      <w:r w:rsidRPr="00300D6A">
        <w:rPr>
          <w:rFonts w:ascii="휴먼명조" w:eastAsia="휴먼명조" w:cs="휴먼명조"/>
          <w:sz w:val="24"/>
          <w:szCs w:val="24"/>
          <w:lang w:eastAsia="ko-KR"/>
        </w:rPr>
        <w:lastRenderedPageBreak/>
        <w:t>트 데이터를 관리합니다. 고정 크기 블록을 사용하여 단편화(Fragmentation)가 없으며 $O(1)$의 할당/해제 속도를 보장합니다.</w:t>
      </w:r>
    </w:p>
    <w:p w14:paraId="2D1663C6" w14:textId="1311D5D6" w:rsidR="009A6881" w:rsidRPr="00300D6A" w:rsidRDefault="00300D6A" w:rsidP="004D75D1">
      <w:pPr>
        <w:pStyle w:val="a9"/>
        <w:numPr>
          <w:ilvl w:val="0"/>
          <w:numId w:val="22"/>
        </w:numPr>
        <w:tabs>
          <w:tab w:val="right" w:leader="middleDot" w:pos="9290"/>
        </w:tabs>
        <w:spacing w:line="360" w:lineRule="auto"/>
        <w:jc w:val="left"/>
        <w:rPr>
          <w:rFonts w:ascii="휴먼명조" w:eastAsia="휴먼명조" w:cs="휴먼명조"/>
          <w:sz w:val="24"/>
          <w:szCs w:val="24"/>
          <w:lang w:eastAsia="ko-KR"/>
        </w:rPr>
      </w:pPr>
      <w:r w:rsidRPr="00300D6A">
        <w:rPr>
          <w:rFonts w:ascii="휴먼명조" w:eastAsia="휴먼명조" w:cs="휴먼명조"/>
          <w:b/>
          <w:bCs/>
          <w:sz w:val="24"/>
          <w:szCs w:val="24"/>
          <w:lang w:eastAsia="ko-KR"/>
        </w:rPr>
        <w:t>Linear (Arena) Allocator:</w:t>
      </w:r>
      <w:r w:rsidRPr="00300D6A">
        <w:rPr>
          <w:rFonts w:ascii="휴먼명조" w:eastAsia="휴먼명조" w:cs="휴먼명조"/>
          <w:sz w:val="24"/>
          <w:szCs w:val="24"/>
          <w:lang w:eastAsia="ko-KR"/>
        </w:rPr>
        <w:t xml:space="preserve"> ICommandList 기록 중에 발생하는 임시 데이터나 프레임 단위 데이터에 사용합니다. 프레임 시작 시 포인터만 초기화하여 비용을 제로에 가깝게 유지합니다.</w:t>
      </w:r>
    </w:p>
    <w:p w14:paraId="103CAED3" w14:textId="77777777" w:rsidR="009A6881" w:rsidRPr="003A53FC" w:rsidRDefault="009A6881" w:rsidP="004D75D1">
      <w:pPr>
        <w:pStyle w:val="a9"/>
        <w:tabs>
          <w:tab w:val="right" w:leader="middleDot" w:pos="9290"/>
        </w:tabs>
        <w:spacing w:line="360" w:lineRule="auto"/>
        <w:jc w:val="left"/>
        <w:rPr>
          <w:rFonts w:ascii="휴먼명조" w:eastAsia="휴먼명조" w:cs="휴먼명조"/>
          <w:sz w:val="24"/>
          <w:szCs w:val="24"/>
          <w:lang w:eastAsia="ko-KR"/>
        </w:rPr>
      </w:pPr>
    </w:p>
    <w:p w14:paraId="51A667CC" w14:textId="5FBC4065" w:rsidR="000A1ECE" w:rsidRPr="000A1ECE" w:rsidRDefault="004F228B" w:rsidP="004D75D1">
      <w:pPr>
        <w:pStyle w:val="a9"/>
        <w:tabs>
          <w:tab w:val="right" w:leader="middleDot" w:pos="9290"/>
        </w:tabs>
        <w:spacing w:line="360" w:lineRule="auto"/>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 xml:space="preserve">- </w:t>
      </w:r>
      <w:r w:rsidR="000A1ECE" w:rsidRPr="000A1ECE">
        <w:rPr>
          <w:rFonts w:ascii="휴먼명조" w:eastAsia="휴먼명조" w:cs="휴먼명조"/>
          <w:b/>
          <w:bCs/>
          <w:sz w:val="24"/>
          <w:szCs w:val="24"/>
          <w:lang w:eastAsia="ko-KR"/>
        </w:rPr>
        <w:t>상태 분리 (State Separation - Double/Triple Buffering)</w:t>
      </w:r>
    </w:p>
    <w:p w14:paraId="77E8D2F9" w14:textId="77777777" w:rsidR="000A1ECE" w:rsidRPr="000A1ECE" w:rsidRDefault="000A1ECE" w:rsidP="004D75D1">
      <w:pPr>
        <w:pStyle w:val="a9"/>
        <w:tabs>
          <w:tab w:val="right" w:leader="middleDot" w:pos="9290"/>
        </w:tabs>
        <w:spacing w:line="360" w:lineRule="auto"/>
        <w:jc w:val="left"/>
        <w:rPr>
          <w:rFonts w:ascii="휴먼명조" w:eastAsia="휴먼명조" w:cs="휴먼명조"/>
          <w:sz w:val="24"/>
          <w:szCs w:val="24"/>
          <w:lang w:eastAsia="ko-KR"/>
        </w:rPr>
      </w:pPr>
      <w:r w:rsidRPr="000A1ECE">
        <w:rPr>
          <w:rFonts w:ascii="휴먼명조" w:eastAsia="휴먼명조" w:cs="휴먼명조"/>
          <w:sz w:val="24"/>
          <w:szCs w:val="24"/>
          <w:lang w:eastAsia="ko-KR"/>
        </w:rPr>
        <w:t>로직과 렌더링 스레드 간의 데이터 경합을 방지하기 위해 상태를 다중화합니다.</w:t>
      </w:r>
    </w:p>
    <w:p w14:paraId="39F2A0CE" w14:textId="77777777" w:rsidR="000A1ECE" w:rsidRPr="000A1ECE" w:rsidRDefault="000A1ECE" w:rsidP="004D75D1">
      <w:pPr>
        <w:pStyle w:val="a9"/>
        <w:numPr>
          <w:ilvl w:val="0"/>
          <w:numId w:val="19"/>
        </w:numPr>
        <w:tabs>
          <w:tab w:val="right" w:leader="middleDot" w:pos="9290"/>
        </w:tabs>
        <w:spacing w:line="360" w:lineRule="auto"/>
        <w:jc w:val="left"/>
        <w:rPr>
          <w:rFonts w:ascii="휴먼명조" w:eastAsia="휴먼명조" w:cs="휴먼명조"/>
          <w:sz w:val="24"/>
          <w:szCs w:val="24"/>
          <w:lang w:eastAsia="ko-KR"/>
        </w:rPr>
      </w:pPr>
      <w:r w:rsidRPr="000A1ECE">
        <w:rPr>
          <w:rFonts w:ascii="휴먼명조" w:eastAsia="휴먼명조" w:cs="휴먼명조"/>
          <w:b/>
          <w:bCs/>
          <w:sz w:val="24"/>
          <w:szCs w:val="24"/>
          <w:lang w:eastAsia="ko-KR"/>
        </w:rPr>
        <w:t>Frame Indexing:</w:t>
      </w:r>
      <w:r w:rsidRPr="000A1ECE">
        <w:rPr>
          <w:rFonts w:ascii="휴먼명조" w:eastAsia="휴먼명조" w:cs="휴먼명조"/>
          <w:sz w:val="24"/>
          <w:szCs w:val="24"/>
          <w:lang w:eastAsia="ko-KR"/>
        </w:rPr>
        <w:t xml:space="preserve"> IDevice::GetCurrentFrameIndex()를 통해 현재 작업 중인 프레임 번호(0, 1, 2)를 획득합니다.</w:t>
      </w:r>
    </w:p>
    <w:p w14:paraId="2C0FCC8A" w14:textId="77777777" w:rsidR="000A1ECE" w:rsidRPr="000A1ECE" w:rsidRDefault="000A1ECE" w:rsidP="004D75D1">
      <w:pPr>
        <w:pStyle w:val="a9"/>
        <w:numPr>
          <w:ilvl w:val="0"/>
          <w:numId w:val="19"/>
        </w:numPr>
        <w:tabs>
          <w:tab w:val="right" w:leader="middleDot" w:pos="9290"/>
        </w:tabs>
        <w:spacing w:line="360" w:lineRule="auto"/>
        <w:jc w:val="left"/>
        <w:rPr>
          <w:rFonts w:ascii="휴먼명조" w:eastAsia="휴먼명조" w:cs="휴먼명조"/>
          <w:sz w:val="24"/>
          <w:szCs w:val="24"/>
          <w:lang w:eastAsia="ko-KR"/>
        </w:rPr>
      </w:pPr>
      <w:r w:rsidRPr="000A1ECE">
        <w:rPr>
          <w:rFonts w:ascii="휴먼명조" w:eastAsia="휴먼명조" w:cs="휴먼명조"/>
          <w:b/>
          <w:bCs/>
          <w:sz w:val="24"/>
          <w:szCs w:val="24"/>
          <w:lang w:eastAsia="ko-KR"/>
        </w:rPr>
        <w:t>버퍼 다중화:</w:t>
      </w:r>
      <w:r w:rsidRPr="000A1ECE">
        <w:rPr>
          <w:rFonts w:ascii="휴먼명조" w:eastAsia="휴먼명조" w:cs="휴먼명조"/>
          <w:sz w:val="24"/>
          <w:szCs w:val="24"/>
          <w:lang w:eastAsia="ko-KR"/>
        </w:rPr>
        <w:t xml:space="preserve"> 모든 Constant Buffer와 업데이트가 빈번한 리소스는 프레임 인덱스만큼 배열로 생성됩니다. 시뮬레이션 스레드가 인덱스 $N$에 데이터를 쓸 때, GPU는 인덱스 $N-1$을 읽도록 격리하여 동기화 락(Mutex)을 제거합니다.</w:t>
      </w:r>
    </w:p>
    <w:p w14:paraId="23E2AE40" w14:textId="77777777" w:rsidR="000A1ECE" w:rsidRPr="000A1ECE" w:rsidRDefault="000A1ECE" w:rsidP="004D75D1">
      <w:pPr>
        <w:pStyle w:val="a9"/>
        <w:tabs>
          <w:tab w:val="right" w:leader="middleDot" w:pos="9290"/>
        </w:tabs>
        <w:spacing w:line="360" w:lineRule="auto"/>
        <w:jc w:val="left"/>
        <w:rPr>
          <w:rFonts w:ascii="휴먼명조" w:eastAsia="휴먼명조" w:cs="휴먼명조"/>
          <w:sz w:val="24"/>
          <w:szCs w:val="24"/>
          <w:lang w:eastAsia="ko-KR"/>
        </w:rPr>
      </w:pPr>
    </w:p>
    <w:p w14:paraId="5DFADDEF" w14:textId="2FFA26EC" w:rsidR="000C6999" w:rsidRPr="000C6999" w:rsidRDefault="000C6999" w:rsidP="004D75D1">
      <w:pPr>
        <w:pStyle w:val="a9"/>
        <w:tabs>
          <w:tab w:val="right" w:leader="middleDot" w:pos="9290"/>
        </w:tabs>
        <w:spacing w:line="360" w:lineRule="auto"/>
        <w:ind w:firstLineChars="100" w:firstLine="240"/>
        <w:jc w:val="left"/>
        <w:rPr>
          <w:rFonts w:ascii="휴먼명조" w:eastAsia="휴먼명조" w:cs="휴먼명조"/>
          <w:b/>
          <w:bCs/>
          <w:sz w:val="24"/>
          <w:szCs w:val="24"/>
          <w:lang w:eastAsia="ko-KR"/>
        </w:rPr>
      </w:pPr>
      <w:r w:rsidRPr="000C6999">
        <w:rPr>
          <w:rFonts w:ascii="휴먼명조" w:eastAsia="휴먼명조" w:cs="휴먼명조"/>
          <w:b/>
          <w:bCs/>
          <w:sz w:val="24"/>
          <w:szCs w:val="24"/>
          <w:lang w:eastAsia="ko-KR"/>
        </w:rPr>
        <w:t>2</w:t>
      </w:r>
      <w:r w:rsidR="0049728A">
        <w:rPr>
          <w:rFonts w:ascii="휴먼명조" w:eastAsia="휴먼명조" w:cs="휴먼명조" w:hint="eastAsia"/>
          <w:b/>
          <w:bCs/>
          <w:sz w:val="24"/>
          <w:szCs w:val="24"/>
          <w:lang w:eastAsia="ko-KR"/>
        </w:rPr>
        <w:t>)</w:t>
      </w:r>
      <w:r w:rsidRPr="000C6999">
        <w:rPr>
          <w:rFonts w:ascii="휴먼명조" w:eastAsia="휴먼명조" w:cs="휴먼명조"/>
          <w:b/>
          <w:bCs/>
          <w:sz w:val="24"/>
          <w:szCs w:val="24"/>
          <w:lang w:eastAsia="ko-KR"/>
        </w:rPr>
        <w:t xml:space="preserve"> </w:t>
      </w:r>
      <w:r w:rsidR="00667CA2">
        <w:rPr>
          <w:rFonts w:ascii="휴먼명조" w:eastAsia="휴먼명조" w:cs="휴먼명조" w:hint="eastAsia"/>
          <w:b/>
          <w:bCs/>
          <w:sz w:val="24"/>
          <w:szCs w:val="24"/>
          <w:lang w:eastAsia="ko-KR"/>
        </w:rPr>
        <w:t>RHI (Render Hardware Interface)</w:t>
      </w:r>
    </w:p>
    <w:p w14:paraId="7C20F588" w14:textId="75235C32" w:rsidR="000C6999" w:rsidRDefault="000C6999" w:rsidP="004D75D1">
      <w:pPr>
        <w:pStyle w:val="a9"/>
        <w:tabs>
          <w:tab w:val="right" w:leader="middleDot" w:pos="9290"/>
        </w:tabs>
        <w:spacing w:line="360" w:lineRule="auto"/>
        <w:ind w:leftChars="100" w:left="220" w:firstLineChars="100" w:firstLine="240"/>
        <w:jc w:val="left"/>
        <w:rPr>
          <w:rFonts w:ascii="휴먼명조" w:eastAsia="휴먼명조" w:cs="휴먼명조"/>
          <w:sz w:val="24"/>
          <w:szCs w:val="24"/>
          <w:lang w:eastAsia="ko-KR"/>
        </w:rPr>
      </w:pPr>
      <w:r w:rsidRPr="000C6999">
        <w:rPr>
          <w:rFonts w:ascii="휴먼명조" w:eastAsia="휴먼명조" w:cs="휴먼명조"/>
          <w:sz w:val="24"/>
          <w:szCs w:val="24"/>
          <w:lang w:eastAsia="ko-KR"/>
        </w:rPr>
        <w:t>RHI는 현대적 명시적 API(Vulkan, D3D12</w:t>
      </w:r>
      <w:r w:rsidR="00301FCA">
        <w:rPr>
          <w:rFonts w:ascii="휴먼명조" w:eastAsia="휴먼명조" w:cs="휴먼명조" w:hint="eastAsia"/>
          <w:sz w:val="24"/>
          <w:szCs w:val="24"/>
          <w:lang w:eastAsia="ko-KR"/>
        </w:rPr>
        <w:t>, Metal</w:t>
      </w:r>
      <w:r w:rsidRPr="000C6999">
        <w:rPr>
          <w:rFonts w:ascii="휴먼명조" w:eastAsia="휴먼명조" w:cs="휴먼명조"/>
          <w:sz w:val="24"/>
          <w:szCs w:val="24"/>
          <w:lang w:eastAsia="ko-KR"/>
        </w:rPr>
        <w:t>)를 얇고 투명하게 래핑하는 계층입니다.</w:t>
      </w:r>
    </w:p>
    <w:tbl>
      <w:tblPr>
        <w:tblStyle w:val="af9"/>
        <w:tblW w:w="0" w:type="auto"/>
        <w:tblInd w:w="108" w:type="dxa"/>
        <w:tblLook w:val="04A0" w:firstRow="1" w:lastRow="0" w:firstColumn="1" w:lastColumn="0" w:noHBand="0" w:noVBand="1"/>
      </w:tblPr>
      <w:tblGrid>
        <w:gridCol w:w="3472"/>
        <w:gridCol w:w="3136"/>
        <w:gridCol w:w="3137"/>
      </w:tblGrid>
      <w:tr w:rsidR="006F1857" w:rsidRPr="00C36596" w14:paraId="1977FBA7" w14:textId="77777777" w:rsidTr="006F1857">
        <w:tc>
          <w:tcPr>
            <w:tcW w:w="347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0E2ED9EB" w14:textId="77777777" w:rsidR="006F1857" w:rsidRPr="00C36596" w:rsidRDefault="006F185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핵심 메커니즘</w:t>
            </w:r>
          </w:p>
        </w:tc>
        <w:tc>
          <w:tcPr>
            <w:tcW w:w="3136"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366ACBE9" w14:textId="77777777" w:rsidR="006F1857" w:rsidRPr="00C36596" w:rsidRDefault="006F185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세부 기술</w:t>
            </w:r>
          </w:p>
        </w:tc>
        <w:tc>
          <w:tcPr>
            <w:tcW w:w="3137"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3A1D84AF" w14:textId="77777777" w:rsidR="006F1857" w:rsidRPr="00C36596" w:rsidRDefault="006F185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설계 목적</w:t>
            </w:r>
          </w:p>
        </w:tc>
      </w:tr>
      <w:tr w:rsidR="006F1857" w:rsidRPr="00C36596" w14:paraId="37E9ED61" w14:textId="77777777" w:rsidTr="006F1857">
        <w:tc>
          <w:tcPr>
            <w:tcW w:w="3472" w:type="dxa"/>
          </w:tcPr>
          <w:p w14:paraId="2AFDF37C" w14:textId="321BD2E1" w:rsidR="006F1857" w:rsidRPr="00C36596" w:rsidRDefault="001B274E"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Thread-Local RHI</w:t>
            </w:r>
          </w:p>
        </w:tc>
        <w:tc>
          <w:tcPr>
            <w:tcW w:w="3136" w:type="dxa"/>
          </w:tcPr>
          <w:p w14:paraId="6B72B044" w14:textId="73FADDCC" w:rsidR="006F1857" w:rsidRPr="00C36596" w:rsidRDefault="00250D7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스레드별 독립적인 ICommandList 및 할당자 점유</w:t>
            </w:r>
          </w:p>
        </w:tc>
        <w:tc>
          <w:tcPr>
            <w:tcW w:w="3137" w:type="dxa"/>
          </w:tcPr>
          <w:p w14:paraId="29E100D6" w14:textId="5A8BA6F5" w:rsidR="006F1857" w:rsidRPr="00C36596" w:rsidRDefault="00207A83"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병렬 커맨드 기록 시 전역 경합 제거</w:t>
            </w:r>
          </w:p>
        </w:tc>
      </w:tr>
      <w:tr w:rsidR="006F1857" w:rsidRPr="00C36596" w14:paraId="384AC733" w14:textId="77777777" w:rsidTr="006F1857">
        <w:tc>
          <w:tcPr>
            <w:tcW w:w="3472" w:type="dxa"/>
          </w:tcPr>
          <w:p w14:paraId="244481B3" w14:textId="5E8E1D3D" w:rsidR="006F1857" w:rsidRPr="00C36596" w:rsidRDefault="001B274E"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Resource Factory</w:t>
            </w:r>
          </w:p>
        </w:tc>
        <w:tc>
          <w:tcPr>
            <w:tcW w:w="3136" w:type="dxa"/>
          </w:tcPr>
          <w:p w14:paraId="7330733C" w14:textId="0148B3A1" w:rsidR="006F1857" w:rsidRPr="00C36596" w:rsidRDefault="009462C2"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IBuffer, ITexture</w:t>
            </w:r>
            <w:r w:rsidR="005073F4">
              <w:rPr>
                <w:rFonts w:ascii="휴먼명조" w:eastAsia="휴먼명조" w:cs="휴먼명조" w:hint="eastAsia"/>
                <w:lang w:eastAsia="ko-KR"/>
              </w:rPr>
              <w:t xml:space="preserve"> 등 리소스</w:t>
            </w:r>
            <w:r w:rsidR="00C05F96">
              <w:rPr>
                <w:rFonts w:ascii="휴먼명조" w:eastAsia="휴먼명조" w:cs="휴먼명조" w:hint="eastAsia"/>
                <w:lang w:eastAsia="ko-KR"/>
              </w:rPr>
              <w:t xml:space="preserve"> </w:t>
            </w:r>
            <w:r w:rsidR="005073F4">
              <w:rPr>
                <w:rFonts w:ascii="휴먼명조" w:eastAsia="휴먼명조" w:cs="휴먼명조" w:hint="eastAsia"/>
                <w:lang w:eastAsia="ko-KR"/>
              </w:rPr>
              <w:t>핸들 추상화</w:t>
            </w:r>
          </w:p>
        </w:tc>
        <w:tc>
          <w:tcPr>
            <w:tcW w:w="3137" w:type="dxa"/>
          </w:tcPr>
          <w:p w14:paraId="24C1C261" w14:textId="42BA512A" w:rsidR="006F1857" w:rsidRPr="00C36596" w:rsidRDefault="009462C2"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백엔드(DX12, Vulkan, Metal) 구현체 은닉 및 모듈 격리</w:t>
            </w:r>
          </w:p>
        </w:tc>
      </w:tr>
    </w:tbl>
    <w:p w14:paraId="585FE8EA" w14:textId="360A2603" w:rsidR="00301FCA" w:rsidRPr="000C6999" w:rsidRDefault="00301FCA" w:rsidP="004D75D1">
      <w:pPr>
        <w:pStyle w:val="a9"/>
        <w:tabs>
          <w:tab w:val="right" w:leader="middleDot" w:pos="9290"/>
        </w:tabs>
        <w:spacing w:line="360" w:lineRule="auto"/>
        <w:jc w:val="left"/>
        <w:rPr>
          <w:rFonts w:ascii="휴먼명조" w:eastAsia="휴먼명조" w:cs="휴먼명조"/>
          <w:sz w:val="24"/>
          <w:szCs w:val="24"/>
          <w:lang w:eastAsia="ko-KR"/>
        </w:rPr>
      </w:pPr>
    </w:p>
    <w:p w14:paraId="17786F33" w14:textId="77777777" w:rsidR="000C6999" w:rsidRPr="000C6999" w:rsidRDefault="000C6999" w:rsidP="004D75D1">
      <w:pPr>
        <w:pStyle w:val="a9"/>
        <w:numPr>
          <w:ilvl w:val="0"/>
          <w:numId w:val="20"/>
        </w:numPr>
        <w:tabs>
          <w:tab w:val="right" w:leader="middleDot" w:pos="9290"/>
        </w:tabs>
        <w:spacing w:line="360" w:lineRule="auto"/>
        <w:jc w:val="left"/>
        <w:rPr>
          <w:rFonts w:ascii="휴먼명조" w:eastAsia="휴먼명조" w:cs="휴먼명조"/>
          <w:sz w:val="24"/>
          <w:szCs w:val="24"/>
          <w:lang w:eastAsia="ko-KR"/>
        </w:rPr>
      </w:pPr>
      <w:r w:rsidRPr="000C6999">
        <w:rPr>
          <w:rFonts w:ascii="휴먼명조" w:eastAsia="휴먼명조" w:cs="휴먼명조"/>
          <w:b/>
          <w:bCs/>
          <w:sz w:val="24"/>
          <w:szCs w:val="24"/>
          <w:lang w:eastAsia="ko-KR"/>
        </w:rPr>
        <w:t>IDevice (Central Hub):</w:t>
      </w:r>
      <w:r w:rsidRPr="000C6999">
        <w:rPr>
          <w:rFonts w:ascii="휴먼명조" w:eastAsia="휴먼명조" w:cs="휴먼명조"/>
          <w:sz w:val="24"/>
          <w:szCs w:val="24"/>
          <w:lang w:eastAsia="ko-KR"/>
        </w:rPr>
        <w:t xml:space="preserve"> 스왑체인 관리, 리소스 생성 및 글로벌 동기화의 정점입니다.</w:t>
      </w:r>
    </w:p>
    <w:p w14:paraId="024EB6B2" w14:textId="77777777" w:rsidR="000C6999" w:rsidRPr="000C6999" w:rsidRDefault="000C6999" w:rsidP="004D75D1">
      <w:pPr>
        <w:pStyle w:val="a9"/>
        <w:numPr>
          <w:ilvl w:val="0"/>
          <w:numId w:val="20"/>
        </w:numPr>
        <w:tabs>
          <w:tab w:val="right" w:leader="middleDot" w:pos="9290"/>
        </w:tabs>
        <w:spacing w:line="360" w:lineRule="auto"/>
        <w:jc w:val="left"/>
        <w:rPr>
          <w:rFonts w:ascii="휴먼명조" w:eastAsia="휴먼명조" w:cs="휴먼명조"/>
          <w:sz w:val="24"/>
          <w:szCs w:val="24"/>
          <w:lang w:eastAsia="ko-KR"/>
        </w:rPr>
      </w:pPr>
      <w:r w:rsidRPr="000C6999">
        <w:rPr>
          <w:rFonts w:ascii="휴먼명조" w:eastAsia="휴먼명조" w:cs="휴먼명조"/>
          <w:b/>
          <w:bCs/>
          <w:sz w:val="24"/>
          <w:szCs w:val="24"/>
          <w:lang w:eastAsia="ko-KR"/>
        </w:rPr>
        <w:t>ICommandList (Thread-Local):</w:t>
      </w:r>
      <w:r w:rsidRPr="000C6999">
        <w:rPr>
          <w:rFonts w:ascii="휴먼명조" w:eastAsia="휴먼명조" w:cs="휴먼명조"/>
          <w:sz w:val="24"/>
          <w:szCs w:val="24"/>
          <w:lang w:eastAsia="ko-KR"/>
        </w:rPr>
        <w:t xml:space="preserve"> 각 워커 스레드는 AcquireCommandList()를 통해 자신만의 기록기를 가집니다. 가상 함수 테이블 오버헤드를 최소화하기 위해 인라인화된 백엔드 호출을 지향합니다.</w:t>
      </w:r>
    </w:p>
    <w:p w14:paraId="20C382DD" w14:textId="77777777" w:rsidR="000C6999" w:rsidRPr="000C6999" w:rsidRDefault="000C6999" w:rsidP="004D75D1">
      <w:pPr>
        <w:pStyle w:val="a9"/>
        <w:numPr>
          <w:ilvl w:val="0"/>
          <w:numId w:val="20"/>
        </w:numPr>
        <w:tabs>
          <w:tab w:val="right" w:leader="middleDot" w:pos="9290"/>
        </w:tabs>
        <w:spacing w:line="360" w:lineRule="auto"/>
        <w:jc w:val="left"/>
        <w:rPr>
          <w:rFonts w:ascii="휴먼명조" w:eastAsia="휴먼명조" w:cs="휴먼명조"/>
          <w:sz w:val="24"/>
          <w:szCs w:val="24"/>
          <w:lang w:eastAsia="ko-KR"/>
        </w:rPr>
      </w:pPr>
      <w:r w:rsidRPr="000C6999">
        <w:rPr>
          <w:rFonts w:ascii="휴먼명조" w:eastAsia="휴먼명조" w:cs="휴먼명조"/>
          <w:b/>
          <w:bCs/>
          <w:sz w:val="24"/>
          <w:szCs w:val="24"/>
          <w:lang w:eastAsia="ko-KR"/>
        </w:rPr>
        <w:t>Resource Management:</w:t>
      </w:r>
      <w:r w:rsidRPr="000C6999">
        <w:rPr>
          <w:rFonts w:ascii="휴먼명조" w:eastAsia="휴먼명조" w:cs="휴먼명조"/>
          <w:sz w:val="24"/>
          <w:szCs w:val="24"/>
          <w:lang w:eastAsia="ko-KR"/>
        </w:rPr>
        <w:t xml:space="preserve"> BufferUsage와 TextureUsage 비트마스크를 통해 리소스</w:t>
      </w:r>
      <w:r w:rsidRPr="000C6999">
        <w:rPr>
          <w:rFonts w:ascii="휴먼명조" w:eastAsia="휴먼명조" w:cs="휴먼명조"/>
          <w:sz w:val="24"/>
          <w:szCs w:val="24"/>
          <w:lang w:eastAsia="ko-KR"/>
        </w:rPr>
        <w:lastRenderedPageBreak/>
        <w:t>의 용도를 명확히 정의하여 GPU 메모리 힙(Upload, Default) 배치를 최적화합니다.</w:t>
      </w:r>
    </w:p>
    <w:p w14:paraId="4A447BD6" w14:textId="12418F53" w:rsidR="00163DB8" w:rsidRPr="00037B72" w:rsidRDefault="00163DB8" w:rsidP="004D75D1">
      <w:pPr>
        <w:pStyle w:val="a9"/>
        <w:tabs>
          <w:tab w:val="right" w:leader="middleDot" w:pos="9290"/>
        </w:tabs>
        <w:wordWrap/>
        <w:spacing w:line="360" w:lineRule="auto"/>
        <w:ind w:left="418" w:hanging="418"/>
        <w:jc w:val="left"/>
        <w:rPr>
          <w:rFonts w:ascii="휴먼명조" w:eastAsia="휴먼명조" w:cs="휴먼명조"/>
          <w:sz w:val="24"/>
          <w:szCs w:val="24"/>
          <w:lang w:eastAsia="ko-KR"/>
        </w:rPr>
      </w:pPr>
    </w:p>
    <w:p w14:paraId="3AE54285" w14:textId="335803A0" w:rsidR="00E719C6" w:rsidRDefault="00F5545D" w:rsidP="004D75D1">
      <w:pPr>
        <w:pStyle w:val="af"/>
        <w:tabs>
          <w:tab w:val="right" w:leader="middleDot" w:pos="9290"/>
        </w:tabs>
        <w:wordWrap/>
        <w:spacing w:before="0" w:after="0" w:line="360" w:lineRule="auto"/>
        <w:ind w:firstLineChars="100" w:firstLine="240"/>
        <w:jc w:val="left"/>
        <w:rPr>
          <w:rFonts w:ascii="휴먼명조" w:cs="HCI Poppy"/>
          <w:w w:val="100"/>
          <w:sz w:val="24"/>
          <w:szCs w:val="24"/>
          <w:lang w:eastAsia="ko-KR"/>
        </w:rPr>
      </w:pPr>
      <w:r>
        <w:rPr>
          <w:rFonts w:ascii="휴먼명조" w:cs="HCI Poppy" w:hint="eastAsia"/>
          <w:w w:val="100"/>
          <w:sz w:val="24"/>
          <w:szCs w:val="24"/>
          <w:lang w:eastAsia="ko-KR"/>
        </w:rPr>
        <w:t>3</w:t>
      </w:r>
      <w:r w:rsidR="00977F09">
        <w:rPr>
          <w:rFonts w:ascii="휴먼명조" w:cs="HCI Poppy" w:hint="eastAsia"/>
          <w:w w:val="100"/>
          <w:sz w:val="24"/>
          <w:szCs w:val="24"/>
          <w:lang w:eastAsia="ko-KR"/>
        </w:rPr>
        <w:t>)</w:t>
      </w:r>
      <w:r w:rsidR="00B8737D">
        <w:rPr>
          <w:rFonts w:ascii="휴먼명조" w:cs="HCI Poppy" w:hint="eastAsia"/>
          <w:w w:val="100"/>
          <w:sz w:val="24"/>
          <w:szCs w:val="24"/>
          <w:lang w:eastAsia="ko-KR"/>
        </w:rPr>
        <w:t xml:space="preserve"> Render</w:t>
      </w:r>
      <w:r w:rsidR="002705F8">
        <w:rPr>
          <w:rFonts w:ascii="휴먼명조" w:cs="HCI Poppy" w:hint="eastAsia"/>
          <w:w w:val="100"/>
          <w:sz w:val="24"/>
          <w:szCs w:val="24"/>
          <w:lang w:eastAsia="ko-KR"/>
        </w:rPr>
        <w:t>ing</w:t>
      </w:r>
      <w:r w:rsidR="00B8737D">
        <w:rPr>
          <w:rFonts w:ascii="휴먼명조" w:cs="HCI Poppy" w:hint="eastAsia"/>
          <w:w w:val="100"/>
          <w:sz w:val="24"/>
          <w:szCs w:val="24"/>
          <w:lang w:eastAsia="ko-KR"/>
        </w:rPr>
        <w:t xml:space="preserve"> Pipeline</w:t>
      </w:r>
    </w:p>
    <w:p w14:paraId="160BCDFF" w14:textId="18745239" w:rsidR="00905DE6" w:rsidRPr="00E10666" w:rsidRDefault="00905DE6" w:rsidP="004D75D1">
      <w:pPr>
        <w:pStyle w:val="a9"/>
        <w:tabs>
          <w:tab w:val="right" w:leader="middleDot" w:pos="9290"/>
        </w:tabs>
        <w:spacing w:line="360" w:lineRule="auto"/>
        <w:ind w:firstLineChars="100" w:firstLine="240"/>
        <w:jc w:val="left"/>
        <w:rPr>
          <w:rFonts w:ascii="휴먼명조" w:eastAsia="휴먼명조" w:cs="휴먼명조"/>
          <w:sz w:val="24"/>
          <w:szCs w:val="24"/>
          <w:lang w:eastAsia="ko-KR"/>
        </w:rPr>
      </w:pPr>
      <w:r w:rsidRPr="00E10666">
        <w:rPr>
          <w:rFonts w:ascii="휴먼명조" w:eastAsia="휴먼명조" w:cs="휴먼명조"/>
          <w:sz w:val="24"/>
          <w:szCs w:val="24"/>
          <w:lang w:eastAsia="ko-KR"/>
        </w:rPr>
        <w:t>상위 렌더러와 하위 RHI를 연결하는 데이터 통로입니다.</w:t>
      </w:r>
    </w:p>
    <w:tbl>
      <w:tblPr>
        <w:tblStyle w:val="af9"/>
        <w:tblW w:w="0" w:type="auto"/>
        <w:tblInd w:w="108" w:type="dxa"/>
        <w:tblLook w:val="04A0" w:firstRow="1" w:lastRow="0" w:firstColumn="1" w:lastColumn="0" w:noHBand="0" w:noVBand="1"/>
      </w:tblPr>
      <w:tblGrid>
        <w:gridCol w:w="3472"/>
        <w:gridCol w:w="3136"/>
        <w:gridCol w:w="3137"/>
      </w:tblGrid>
      <w:tr w:rsidR="00617A47" w:rsidRPr="00C36596" w14:paraId="6F458FE0" w14:textId="77777777" w:rsidTr="00914E8C">
        <w:tc>
          <w:tcPr>
            <w:tcW w:w="347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6175077E" w14:textId="77777777" w:rsidR="00617A47" w:rsidRPr="00C36596" w:rsidRDefault="00617A4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핵심 메커니즘</w:t>
            </w:r>
          </w:p>
        </w:tc>
        <w:tc>
          <w:tcPr>
            <w:tcW w:w="3136"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61AD44BD" w14:textId="77777777" w:rsidR="00617A47" w:rsidRPr="00C36596" w:rsidRDefault="00617A4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세부 기술</w:t>
            </w:r>
          </w:p>
        </w:tc>
        <w:tc>
          <w:tcPr>
            <w:tcW w:w="3137"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4F32E9F1" w14:textId="77777777" w:rsidR="00617A47" w:rsidRPr="00C36596" w:rsidRDefault="00617A4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설계 목적</w:t>
            </w:r>
          </w:p>
        </w:tc>
      </w:tr>
      <w:tr w:rsidR="00617A47" w:rsidRPr="00C36596" w14:paraId="33EF239C" w14:textId="77777777" w:rsidTr="00914E8C">
        <w:tc>
          <w:tcPr>
            <w:tcW w:w="3472" w:type="dxa"/>
          </w:tcPr>
          <w:p w14:paraId="5AAD6F99" w14:textId="1B954213" w:rsidR="00617A47" w:rsidRPr="00C36596" w:rsidRDefault="004F4EC6"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Flattened Render Queue</w:t>
            </w:r>
          </w:p>
        </w:tc>
        <w:tc>
          <w:tcPr>
            <w:tcW w:w="3136" w:type="dxa"/>
          </w:tcPr>
          <w:p w14:paraId="6F621BA1" w14:textId="77777777" w:rsidR="00617A47" w:rsidRDefault="008E32CF" w:rsidP="004D75D1">
            <w:pPr>
              <w:pStyle w:val="a9"/>
              <w:tabs>
                <w:tab w:val="right" w:leader="middleDot" w:pos="9290"/>
              </w:tabs>
              <w:wordWrap/>
              <w:spacing w:line="360" w:lineRule="auto"/>
              <w:jc w:val="left"/>
              <w:rPr>
                <w:rFonts w:ascii="휴먼명조" w:eastAsia="휴먼명조" w:cs="휴먼명조"/>
                <w:lang w:eastAsia="ko-KR"/>
              </w:rPr>
            </w:pPr>
            <w:r w:rsidRPr="00A3695A">
              <w:rPr>
                <w:rFonts w:ascii="휴먼명조" w:eastAsia="휴먼명조" w:cs="휴먼명조" w:hint="eastAsia"/>
                <w:lang w:eastAsia="ko-KR"/>
              </w:rPr>
              <w:t>flatted render packet</w:t>
            </w:r>
          </w:p>
          <w:p w14:paraId="4A9F17B9" w14:textId="770BDAD9" w:rsidR="00A3695A" w:rsidRPr="00A3695A" w:rsidRDefault="00A3695A"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평탄화된 패킷 정렬</w:t>
            </w:r>
          </w:p>
        </w:tc>
        <w:tc>
          <w:tcPr>
            <w:tcW w:w="3137" w:type="dxa"/>
          </w:tcPr>
          <w:p w14:paraId="2DC5D8B2" w14:textId="77777777" w:rsidR="00617A47" w:rsidRDefault="005F36E5"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상태 변경 최소화 및</w:t>
            </w:r>
          </w:p>
          <w:p w14:paraId="545DF790" w14:textId="1F99CCD5" w:rsidR="005F36E5" w:rsidRPr="00A3695A" w:rsidRDefault="005F36E5"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드로우 콜 최적화</w:t>
            </w:r>
          </w:p>
        </w:tc>
      </w:tr>
      <w:tr w:rsidR="00617A47" w:rsidRPr="00C36596" w14:paraId="3608371B" w14:textId="77777777" w:rsidTr="00914E8C">
        <w:tc>
          <w:tcPr>
            <w:tcW w:w="3472" w:type="dxa"/>
          </w:tcPr>
          <w:p w14:paraId="7835D868" w14:textId="41E1CAEF" w:rsidR="00617A47" w:rsidRPr="00C36596" w:rsidRDefault="004F4EC6"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xml:space="preserve">Bindless </w:t>
            </w:r>
            <w:r w:rsidR="00445B16">
              <w:rPr>
                <w:rFonts w:ascii="휴먼명조" w:eastAsia="휴먼명조" w:cs="휴먼명조" w:hint="eastAsia"/>
                <w:lang w:eastAsia="ko-KR"/>
              </w:rPr>
              <w:t>전략</w:t>
            </w:r>
          </w:p>
        </w:tc>
        <w:tc>
          <w:tcPr>
            <w:tcW w:w="3136" w:type="dxa"/>
          </w:tcPr>
          <w:p w14:paraId="23BC59A9" w14:textId="77777777" w:rsidR="00617A47" w:rsidRDefault="00F745A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Global Descriptor Heap</w:t>
            </w:r>
          </w:p>
          <w:p w14:paraId="44BC0B96" w14:textId="1282BA96" w:rsidR="00F745A0" w:rsidRPr="00A3695A" w:rsidRDefault="00F745A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 Push Constants 주입</w:t>
            </w:r>
          </w:p>
        </w:tc>
        <w:tc>
          <w:tcPr>
            <w:tcW w:w="3137" w:type="dxa"/>
          </w:tcPr>
          <w:p w14:paraId="7D15526E" w14:textId="0E035026" w:rsidR="00617A47" w:rsidRPr="00A3695A" w:rsidRDefault="00F745A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슬롯 기반 바인딩 오버헤드 제거 및 O(1) 리소스 접근</w:t>
            </w:r>
          </w:p>
        </w:tc>
      </w:tr>
    </w:tbl>
    <w:p w14:paraId="07FC9244" w14:textId="77777777" w:rsidR="00905DE6" w:rsidRDefault="00905DE6" w:rsidP="004D75D1">
      <w:pPr>
        <w:pStyle w:val="a9"/>
        <w:tabs>
          <w:tab w:val="right" w:leader="middleDot" w:pos="9290"/>
        </w:tabs>
        <w:spacing w:line="360" w:lineRule="auto"/>
        <w:jc w:val="left"/>
        <w:rPr>
          <w:rFonts w:ascii="휴먼명조" w:eastAsia="휴먼명조" w:cs="휴먼명조"/>
          <w:sz w:val="24"/>
          <w:szCs w:val="24"/>
          <w:lang w:eastAsia="ko-KR"/>
        </w:rPr>
      </w:pPr>
    </w:p>
    <w:p w14:paraId="55F368C5" w14:textId="13589D7F" w:rsidR="00E10666" w:rsidRPr="00E10666" w:rsidRDefault="002C60EF" w:rsidP="004D75D1">
      <w:pPr>
        <w:pStyle w:val="a9"/>
        <w:tabs>
          <w:tab w:val="right" w:leader="middleDot" w:pos="9290"/>
        </w:tabs>
        <w:spacing w:line="360" w:lineRule="auto"/>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w:t>
      </w:r>
      <w:r w:rsidR="00E10666" w:rsidRPr="00E10666">
        <w:rPr>
          <w:rFonts w:ascii="휴먼명조" w:eastAsia="휴먼명조" w:cs="휴먼명조"/>
          <w:b/>
          <w:bCs/>
          <w:sz w:val="24"/>
          <w:szCs w:val="24"/>
          <w:lang w:eastAsia="ko-KR"/>
        </w:rPr>
        <w:t xml:space="preserve"> Render Queue (Flattened Render Packet)</w:t>
      </w:r>
    </w:p>
    <w:p w14:paraId="760723A8" w14:textId="77777777" w:rsidR="00E10666" w:rsidRPr="00E10666" w:rsidRDefault="00E10666" w:rsidP="004D75D1">
      <w:pPr>
        <w:pStyle w:val="a9"/>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sz w:val="24"/>
          <w:szCs w:val="24"/>
          <w:lang w:eastAsia="ko-KR"/>
        </w:rPr>
        <w:t>렌더러는 복잡한 객체 트리가 아닌, 정렬 가능한 평탄한 패킷을 생성합니다.</w:t>
      </w:r>
    </w:p>
    <w:p w14:paraId="0AEFD8EC" w14:textId="77777777" w:rsidR="00E10666" w:rsidRPr="00E10666" w:rsidRDefault="00E10666" w:rsidP="004D75D1">
      <w:pPr>
        <w:pStyle w:val="a9"/>
        <w:numPr>
          <w:ilvl w:val="0"/>
          <w:numId w:val="26"/>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b/>
          <w:bCs/>
          <w:sz w:val="24"/>
          <w:szCs w:val="24"/>
          <w:lang w:eastAsia="ko-KR"/>
        </w:rPr>
        <w:t>Render Packet 구조:</w:t>
      </w:r>
    </w:p>
    <w:p w14:paraId="2E619700" w14:textId="77777777" w:rsidR="00E10666" w:rsidRPr="00E10666" w:rsidRDefault="00E10666" w:rsidP="004D75D1">
      <w:pPr>
        <w:pStyle w:val="a9"/>
        <w:numPr>
          <w:ilvl w:val="1"/>
          <w:numId w:val="26"/>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sz w:val="24"/>
          <w:szCs w:val="24"/>
          <w:lang w:eastAsia="ko-KR"/>
        </w:rPr>
        <w:t>Sort Key (64-bit): [Depth (24) | PSO ID (24) | Instance ID (16)] 조합으로 구성하여 드로우 콜 정렬을 최적화합니다.</w:t>
      </w:r>
    </w:p>
    <w:p w14:paraId="70EA967E" w14:textId="77777777" w:rsidR="00E10666" w:rsidRPr="00E10666" w:rsidRDefault="00E10666" w:rsidP="004D75D1">
      <w:pPr>
        <w:pStyle w:val="a9"/>
        <w:numPr>
          <w:ilvl w:val="1"/>
          <w:numId w:val="26"/>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sz w:val="24"/>
          <w:szCs w:val="24"/>
          <w:lang w:eastAsia="ko-KR"/>
        </w:rPr>
        <w:t>Resource Handles: 사용될 Mesh와 Material의 인덱스를 포함합니다.</w:t>
      </w:r>
    </w:p>
    <w:p w14:paraId="729C4227" w14:textId="77777777" w:rsidR="00E10666" w:rsidRDefault="00E10666" w:rsidP="004D75D1">
      <w:pPr>
        <w:pStyle w:val="a9"/>
        <w:numPr>
          <w:ilvl w:val="0"/>
          <w:numId w:val="26"/>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b/>
          <w:bCs/>
          <w:sz w:val="24"/>
          <w:szCs w:val="24"/>
          <w:lang w:eastAsia="ko-KR"/>
        </w:rPr>
        <w:t>Sorting 전략:</w:t>
      </w:r>
      <w:r w:rsidRPr="00E10666">
        <w:rPr>
          <w:rFonts w:ascii="휴먼명조" w:eastAsia="휴먼명조" w:cs="휴먼명조"/>
          <w:sz w:val="24"/>
          <w:szCs w:val="24"/>
          <w:lang w:eastAsia="ko-KR"/>
        </w:rPr>
        <w:t xml:space="preserve"> 불투명 객체는 앞쪽에서 뒤쪽으로(Front-to-Back) 정렬하여 Overdraw를 방지하고, 동일한 IPipelineState를 사용하는 패킷을 묶어 상태 변경 비용을 최소화합니다.</w:t>
      </w:r>
    </w:p>
    <w:p w14:paraId="30E9F735" w14:textId="70F6D91B" w:rsidR="00E10666" w:rsidRPr="00E10666" w:rsidRDefault="00E10666" w:rsidP="004D75D1">
      <w:pPr>
        <w:pStyle w:val="a9"/>
        <w:tabs>
          <w:tab w:val="right" w:leader="middleDot" w:pos="9290"/>
        </w:tabs>
        <w:spacing w:line="360" w:lineRule="auto"/>
        <w:jc w:val="left"/>
        <w:rPr>
          <w:rFonts w:ascii="휴먼명조" w:eastAsia="휴먼명조" w:cs="휴먼명조"/>
          <w:sz w:val="24"/>
          <w:szCs w:val="24"/>
          <w:lang w:eastAsia="ko-KR"/>
        </w:rPr>
      </w:pPr>
    </w:p>
    <w:p w14:paraId="6FA2BF09" w14:textId="1B99E8D8" w:rsidR="00E10666" w:rsidRPr="00E10666" w:rsidRDefault="002C60EF" w:rsidP="004D75D1">
      <w:pPr>
        <w:pStyle w:val="a9"/>
        <w:tabs>
          <w:tab w:val="right" w:leader="middleDot" w:pos="9290"/>
        </w:tabs>
        <w:spacing w:line="360" w:lineRule="auto"/>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w:t>
      </w:r>
      <w:r w:rsidR="00E10666" w:rsidRPr="00E10666">
        <w:rPr>
          <w:rFonts w:ascii="휴먼명조" w:eastAsia="휴먼명조" w:cs="휴먼명조"/>
          <w:b/>
          <w:bCs/>
          <w:sz w:val="24"/>
          <w:szCs w:val="24"/>
          <w:lang w:eastAsia="ko-KR"/>
        </w:rPr>
        <w:t xml:space="preserve"> Bindless 아키텍처 전략</w:t>
      </w:r>
    </w:p>
    <w:p w14:paraId="5187B9A0" w14:textId="77777777" w:rsidR="00E10666" w:rsidRPr="00E10666" w:rsidRDefault="00E10666" w:rsidP="004D75D1">
      <w:pPr>
        <w:pStyle w:val="a9"/>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sz w:val="24"/>
          <w:szCs w:val="24"/>
          <w:lang w:eastAsia="ko-KR"/>
        </w:rPr>
        <w:t>슬롯 기반의 전통적인 바인딩 방식을 폐기합니다.</w:t>
      </w:r>
    </w:p>
    <w:p w14:paraId="5EE9049E" w14:textId="77777777" w:rsidR="00E10666" w:rsidRPr="00E10666" w:rsidRDefault="00E10666" w:rsidP="004D75D1">
      <w:pPr>
        <w:pStyle w:val="a9"/>
        <w:numPr>
          <w:ilvl w:val="0"/>
          <w:numId w:val="27"/>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b/>
          <w:bCs/>
          <w:sz w:val="24"/>
          <w:szCs w:val="24"/>
          <w:lang w:eastAsia="ko-KR"/>
        </w:rPr>
        <w:t>Global Descriptor Heap:</w:t>
      </w:r>
      <w:r w:rsidRPr="00E10666">
        <w:rPr>
          <w:rFonts w:ascii="휴먼명조" w:eastAsia="휴먼명조" w:cs="휴먼명조"/>
          <w:sz w:val="24"/>
          <w:szCs w:val="24"/>
          <w:lang w:eastAsia="ko-KR"/>
        </w:rPr>
        <w:t xml:space="preserve"> BindGlobalDescriptorHeap()을 통해 모든 리소스가 바인딩된 단일 힙을 GPU에 한 번만 등록합니다.</w:t>
      </w:r>
    </w:p>
    <w:p w14:paraId="2C6304E8" w14:textId="77777777" w:rsidR="00E10666" w:rsidRPr="00E10666" w:rsidRDefault="00E10666" w:rsidP="004D75D1">
      <w:pPr>
        <w:pStyle w:val="a9"/>
        <w:numPr>
          <w:ilvl w:val="0"/>
          <w:numId w:val="27"/>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b/>
          <w:bCs/>
          <w:sz w:val="24"/>
          <w:szCs w:val="24"/>
          <w:lang w:eastAsia="ko-KR"/>
        </w:rPr>
        <w:t>Descriptor Indexing:</w:t>
      </w:r>
      <w:r w:rsidRPr="00E10666">
        <w:rPr>
          <w:rFonts w:ascii="휴먼명조" w:eastAsia="휴먼명조" w:cs="휴먼명조"/>
          <w:sz w:val="24"/>
          <w:szCs w:val="24"/>
          <w:lang w:eastAsia="ko-KR"/>
        </w:rPr>
        <w:t xml:space="preserve"> IDevice::AllocateDescriptorSlot()으로 할당받은 DescriptorIndex를 셰이더에 직접 전달합니다.</w:t>
      </w:r>
    </w:p>
    <w:p w14:paraId="6DBFF426" w14:textId="77777777" w:rsidR="00E10666" w:rsidRPr="00E10666" w:rsidRDefault="00E10666" w:rsidP="004D75D1">
      <w:pPr>
        <w:pStyle w:val="a9"/>
        <w:numPr>
          <w:ilvl w:val="0"/>
          <w:numId w:val="27"/>
        </w:numPr>
        <w:tabs>
          <w:tab w:val="right" w:leader="middleDot" w:pos="9290"/>
        </w:tabs>
        <w:spacing w:line="360" w:lineRule="auto"/>
        <w:jc w:val="left"/>
        <w:rPr>
          <w:rFonts w:ascii="휴먼명조" w:eastAsia="휴먼명조" w:cs="휴먼명조"/>
          <w:sz w:val="24"/>
          <w:szCs w:val="24"/>
          <w:lang w:eastAsia="ko-KR"/>
        </w:rPr>
      </w:pPr>
      <w:r w:rsidRPr="00E10666">
        <w:rPr>
          <w:rFonts w:ascii="휴먼명조" w:eastAsia="휴먼명조" w:cs="휴먼명조"/>
          <w:b/>
          <w:bCs/>
          <w:sz w:val="24"/>
          <w:szCs w:val="24"/>
          <w:lang w:eastAsia="ko-KR"/>
        </w:rPr>
        <w:t>Push Constants:</w:t>
      </w:r>
      <w:r w:rsidRPr="00E10666">
        <w:rPr>
          <w:rFonts w:ascii="휴먼명조" w:eastAsia="휴먼명조" w:cs="휴먼명조"/>
          <w:sz w:val="24"/>
          <w:szCs w:val="24"/>
          <w:lang w:eastAsia="ko-KR"/>
        </w:rPr>
        <w:t xml:space="preserve"> SetPushConstants()를 활용하여 행렬 인덱스나 재질 ID와 같은 소량의 데이터를 별도의 버퍼 생성 없이 GPU 레지스터에 즉시 주입합니다.</w:t>
      </w:r>
    </w:p>
    <w:p w14:paraId="7B9E1AD5" w14:textId="77777777" w:rsidR="00D31376" w:rsidRPr="00E10666" w:rsidRDefault="00D31376" w:rsidP="004D75D1">
      <w:pPr>
        <w:pStyle w:val="a9"/>
        <w:tabs>
          <w:tab w:val="right" w:leader="middleDot" w:pos="9290"/>
        </w:tabs>
        <w:wordWrap/>
        <w:spacing w:line="360" w:lineRule="auto"/>
        <w:jc w:val="left"/>
        <w:rPr>
          <w:rFonts w:ascii="휴먼명조" w:eastAsia="휴먼명조" w:cs="휴먼명조"/>
          <w:sz w:val="24"/>
          <w:szCs w:val="24"/>
          <w:lang w:eastAsia="ko-KR"/>
        </w:rPr>
      </w:pPr>
    </w:p>
    <w:p w14:paraId="022C35BF" w14:textId="4C77634B" w:rsidR="00D228EB" w:rsidRDefault="00163DB8" w:rsidP="004D75D1">
      <w:pPr>
        <w:pStyle w:val="af"/>
        <w:tabs>
          <w:tab w:val="right" w:leader="middleDot" w:pos="9290"/>
        </w:tabs>
        <w:wordWrap/>
        <w:spacing w:before="0" w:after="0" w:line="360" w:lineRule="auto"/>
        <w:ind w:left="657" w:hanging="657"/>
        <w:jc w:val="left"/>
        <w:rPr>
          <w:rFonts w:ascii="휴먼명조" w:cs="HCI Poppy"/>
          <w:w w:val="100"/>
          <w:sz w:val="24"/>
          <w:szCs w:val="24"/>
          <w:lang w:eastAsia="ko-KR"/>
        </w:rPr>
      </w:pPr>
      <w:r w:rsidRPr="005B5B14">
        <w:rPr>
          <w:rFonts w:ascii="휴먼명조" w:hint="eastAsia"/>
          <w:w w:val="100"/>
          <w:sz w:val="24"/>
          <w:szCs w:val="24"/>
          <w:lang w:eastAsia="ko-KR"/>
        </w:rPr>
        <w:t xml:space="preserve"> </w:t>
      </w:r>
      <w:r w:rsidRPr="005B5B14">
        <w:rPr>
          <w:rFonts w:ascii="휴먼명조" w:cs="HCI Poppy" w:hint="eastAsia"/>
          <w:w w:val="100"/>
          <w:sz w:val="24"/>
          <w:szCs w:val="24"/>
          <w:lang w:eastAsia="ko-KR"/>
        </w:rPr>
        <w:t>2.</w:t>
      </w:r>
      <w:r w:rsidR="003C7487">
        <w:rPr>
          <w:rFonts w:ascii="휴먼명조" w:cs="HCI Poppy" w:hint="eastAsia"/>
          <w:w w:val="100"/>
          <w:sz w:val="24"/>
          <w:szCs w:val="24"/>
          <w:lang w:eastAsia="ko-KR"/>
        </w:rPr>
        <w:t>4</w:t>
      </w:r>
      <w:r w:rsidRPr="005B5B14">
        <w:rPr>
          <w:rFonts w:ascii="휴먼명조" w:cs="HCI Poppy" w:hint="eastAsia"/>
          <w:w w:val="100"/>
          <w:sz w:val="24"/>
          <w:szCs w:val="24"/>
          <w:lang w:eastAsia="ko-KR"/>
        </w:rPr>
        <w:t xml:space="preserve"> </w:t>
      </w:r>
      <w:r w:rsidR="00DB144D">
        <w:rPr>
          <w:rFonts w:ascii="휴먼명조" w:cs="HCI Poppy" w:hint="eastAsia"/>
          <w:w w:val="100"/>
          <w:sz w:val="24"/>
          <w:szCs w:val="24"/>
          <w:lang w:eastAsia="ko-KR"/>
        </w:rPr>
        <w:t>Task Scheduling</w:t>
      </w:r>
    </w:p>
    <w:p w14:paraId="2726730C" w14:textId="27E3CF89" w:rsidR="00CC0E8B" w:rsidRPr="00CC0E8B" w:rsidRDefault="00CC0E8B" w:rsidP="004D75D1">
      <w:pPr>
        <w:pStyle w:val="af"/>
        <w:tabs>
          <w:tab w:val="right" w:leader="middleDot" w:pos="9290"/>
        </w:tabs>
        <w:wordWrap/>
        <w:spacing w:before="0" w:after="0" w:line="360" w:lineRule="auto"/>
        <w:ind w:leftChars="100" w:left="220" w:firstLineChars="100" w:firstLine="240"/>
        <w:jc w:val="left"/>
        <w:rPr>
          <w:rFonts w:ascii="휴먼명조" w:cs="HCI Poppy"/>
          <w:b w:val="0"/>
          <w:bCs w:val="0"/>
          <w:w w:val="100"/>
          <w:sz w:val="24"/>
          <w:szCs w:val="24"/>
          <w:lang w:eastAsia="ko-KR"/>
        </w:rPr>
      </w:pPr>
      <w:r w:rsidRPr="00CC0E8B">
        <w:rPr>
          <w:rFonts w:ascii="휴먼명조" w:cs="HCI Poppy"/>
          <w:b w:val="0"/>
          <w:bCs w:val="0"/>
          <w:w w:val="100"/>
          <w:sz w:val="24"/>
          <w:szCs w:val="24"/>
          <w:lang w:eastAsia="ko-KR"/>
        </w:rPr>
        <w:t>CPU의 모든 코어를 효율적으로 사용하기 위한 실행 모델입니다.</w:t>
      </w:r>
    </w:p>
    <w:tbl>
      <w:tblPr>
        <w:tblStyle w:val="af9"/>
        <w:tblW w:w="0" w:type="auto"/>
        <w:tblInd w:w="108" w:type="dxa"/>
        <w:tblLook w:val="04A0" w:firstRow="1" w:lastRow="0" w:firstColumn="1" w:lastColumn="0" w:noHBand="0" w:noVBand="1"/>
      </w:tblPr>
      <w:tblGrid>
        <w:gridCol w:w="3472"/>
        <w:gridCol w:w="3136"/>
        <w:gridCol w:w="3137"/>
      </w:tblGrid>
      <w:tr w:rsidR="00617A47" w:rsidRPr="00C36596" w14:paraId="57D96D93" w14:textId="77777777" w:rsidTr="00914E8C">
        <w:tc>
          <w:tcPr>
            <w:tcW w:w="3472"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2AF40873" w14:textId="77777777" w:rsidR="00617A47" w:rsidRPr="00C36596" w:rsidRDefault="00617A4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핵심 메커니즘</w:t>
            </w:r>
          </w:p>
        </w:tc>
        <w:tc>
          <w:tcPr>
            <w:tcW w:w="3136"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6EF4EEC7" w14:textId="77777777" w:rsidR="00617A47" w:rsidRPr="00C36596" w:rsidRDefault="00617A4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세부 기술</w:t>
            </w:r>
          </w:p>
        </w:tc>
        <w:tc>
          <w:tcPr>
            <w:tcW w:w="3137" w:type="dxa"/>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457941AD" w14:textId="77777777" w:rsidR="00617A47" w:rsidRPr="00C36596" w:rsidRDefault="00617A47" w:rsidP="004D75D1">
            <w:pPr>
              <w:pStyle w:val="a9"/>
              <w:tabs>
                <w:tab w:val="right" w:leader="middleDot" w:pos="9290"/>
              </w:tabs>
              <w:wordWrap/>
              <w:spacing w:line="360" w:lineRule="auto"/>
              <w:jc w:val="left"/>
              <w:rPr>
                <w:rFonts w:ascii="휴먼명조" w:eastAsia="휴먼명조" w:cs="휴먼명조"/>
                <w:b/>
                <w:bCs/>
                <w:sz w:val="24"/>
                <w:szCs w:val="24"/>
                <w:lang w:eastAsia="ko-KR"/>
              </w:rPr>
            </w:pPr>
            <w:r w:rsidRPr="00C36596">
              <w:rPr>
                <w:rFonts w:ascii="휴먼명조" w:eastAsia="휴먼명조" w:cs="휴먼명조" w:hint="eastAsia"/>
                <w:b/>
                <w:bCs/>
                <w:lang w:eastAsia="ko-KR"/>
              </w:rPr>
              <w:t>설계 목적</w:t>
            </w:r>
          </w:p>
        </w:tc>
      </w:tr>
      <w:tr w:rsidR="00617A47" w:rsidRPr="00C36596" w14:paraId="08D98E19" w14:textId="77777777" w:rsidTr="00914E8C">
        <w:tc>
          <w:tcPr>
            <w:tcW w:w="3472" w:type="dxa"/>
          </w:tcPr>
          <w:p w14:paraId="4B4D978A" w14:textId="2431A6A1" w:rsidR="00617A47" w:rsidRPr="00C36596" w:rsidRDefault="009516FA"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Task System</w:t>
            </w:r>
          </w:p>
        </w:tc>
        <w:tc>
          <w:tcPr>
            <w:tcW w:w="3136" w:type="dxa"/>
          </w:tcPr>
          <w:p w14:paraId="7ABB5BA0" w14:textId="63C3E9EE" w:rsidR="00617A47" w:rsidRPr="00C36596" w:rsidRDefault="00B35828"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의존성 그래프 기반의 Job 스케줄링</w:t>
            </w:r>
          </w:p>
        </w:tc>
        <w:tc>
          <w:tcPr>
            <w:tcW w:w="3137" w:type="dxa"/>
          </w:tcPr>
          <w:p w14:paraId="00B708CF" w14:textId="6BAF35BB" w:rsidR="00617A47" w:rsidRPr="00C36596" w:rsidRDefault="00F46FC2"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멀티코어 CPU 처리량 적극 활용</w:t>
            </w:r>
          </w:p>
        </w:tc>
      </w:tr>
      <w:tr w:rsidR="00617A47" w:rsidRPr="00C36596" w14:paraId="412DF19B" w14:textId="77777777" w:rsidTr="00914E8C">
        <w:tc>
          <w:tcPr>
            <w:tcW w:w="3472" w:type="dxa"/>
          </w:tcPr>
          <w:p w14:paraId="1D2CFE99" w14:textId="42862C6A" w:rsidR="00617A47" w:rsidRPr="00C36596" w:rsidRDefault="009516FA"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Module Boundaries</w:t>
            </w:r>
          </w:p>
        </w:tc>
        <w:tc>
          <w:tcPr>
            <w:tcW w:w="3136" w:type="dxa"/>
          </w:tcPr>
          <w:p w14:paraId="622FE452" w14:textId="54E90D8E" w:rsidR="00400E40" w:rsidRPr="00C36596" w:rsidRDefault="00400E40"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Pimpl 패턴 및 POD 기반 통신 인터페이스</w:t>
            </w:r>
          </w:p>
        </w:tc>
        <w:tc>
          <w:tcPr>
            <w:tcW w:w="3137" w:type="dxa"/>
          </w:tcPr>
          <w:p w14:paraId="072DD22E" w14:textId="77777777" w:rsidR="00617A47" w:rsidRDefault="004E214A"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플랫폼 헤더 오염 방지 및</w:t>
            </w:r>
          </w:p>
          <w:p w14:paraId="625710D7" w14:textId="569055C3" w:rsidR="004E214A" w:rsidRPr="00C36596" w:rsidRDefault="004E214A" w:rsidP="004D75D1">
            <w:pPr>
              <w:pStyle w:val="a9"/>
              <w:tabs>
                <w:tab w:val="right" w:leader="middleDot" w:pos="9290"/>
              </w:tabs>
              <w:wordWrap/>
              <w:spacing w:line="360" w:lineRule="auto"/>
              <w:jc w:val="left"/>
              <w:rPr>
                <w:rFonts w:ascii="휴먼명조" w:eastAsia="휴먼명조" w:cs="휴먼명조"/>
                <w:lang w:eastAsia="ko-KR"/>
              </w:rPr>
            </w:pPr>
            <w:r>
              <w:rPr>
                <w:rFonts w:ascii="휴먼명조" w:eastAsia="휴먼명조" w:cs="휴먼명조" w:hint="eastAsia"/>
                <w:lang w:eastAsia="ko-KR"/>
              </w:rPr>
              <w:t>모듈 간 의존성 최소화</w:t>
            </w:r>
          </w:p>
        </w:tc>
      </w:tr>
    </w:tbl>
    <w:p w14:paraId="00143BCF" w14:textId="77777777" w:rsidR="003C7487" w:rsidRDefault="003C7487" w:rsidP="004D75D1">
      <w:pPr>
        <w:pStyle w:val="a9"/>
        <w:tabs>
          <w:tab w:val="right" w:leader="middleDot" w:pos="9290"/>
        </w:tabs>
        <w:wordWrap/>
        <w:spacing w:line="360" w:lineRule="auto"/>
        <w:ind w:left="418" w:hanging="418"/>
        <w:jc w:val="left"/>
        <w:rPr>
          <w:rFonts w:ascii="휴먼명조" w:eastAsia="휴먼명조" w:cs="휴먼명조"/>
          <w:sz w:val="24"/>
          <w:szCs w:val="24"/>
          <w:lang w:eastAsia="ko-KR"/>
        </w:rPr>
      </w:pPr>
    </w:p>
    <w:p w14:paraId="24A8397D" w14:textId="61B56424" w:rsidR="00CC0E8B" w:rsidRPr="00CC0E8B" w:rsidRDefault="00AA7F9D" w:rsidP="004D75D1">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w:t>
      </w:r>
      <w:r w:rsidR="00CC0E8B" w:rsidRPr="00CC0E8B">
        <w:rPr>
          <w:rFonts w:ascii="휴먼명조" w:eastAsia="휴먼명조" w:cs="휴먼명조"/>
          <w:b/>
          <w:bCs/>
          <w:sz w:val="24"/>
          <w:szCs w:val="24"/>
          <w:lang w:eastAsia="ko-KR"/>
        </w:rPr>
        <w:t xml:space="preserve"> Task System (Job System)</w:t>
      </w:r>
    </w:p>
    <w:p w14:paraId="64B242E7" w14:textId="77777777" w:rsidR="00CC0E8B" w:rsidRPr="00CC0E8B" w:rsidRDefault="00CC0E8B" w:rsidP="004D75D1">
      <w:pPr>
        <w:pStyle w:val="a9"/>
        <w:tabs>
          <w:tab w:val="right" w:leader="middleDot" w:pos="9290"/>
        </w:tabs>
        <w:spacing w:line="360" w:lineRule="auto"/>
        <w:ind w:left="418" w:hanging="418"/>
        <w:jc w:val="left"/>
        <w:rPr>
          <w:rFonts w:ascii="휴먼명조" w:eastAsia="휴먼명조" w:cs="휴먼명조"/>
          <w:sz w:val="24"/>
          <w:szCs w:val="24"/>
          <w:lang w:eastAsia="ko-KR"/>
        </w:rPr>
      </w:pPr>
      <w:r w:rsidRPr="00CC0E8B">
        <w:rPr>
          <w:rFonts w:ascii="휴먼명조" w:eastAsia="휴먼명조" w:cs="휴먼명조"/>
          <w:sz w:val="24"/>
          <w:szCs w:val="24"/>
          <w:lang w:eastAsia="ko-KR"/>
        </w:rPr>
        <w:t>모든 엔진 연산을 독립적인 '태스크' 단위로 분산합니다.</w:t>
      </w:r>
    </w:p>
    <w:p w14:paraId="25BD9799" w14:textId="77777777" w:rsidR="00CC0E8B" w:rsidRPr="00CC0E8B" w:rsidRDefault="00CC0E8B" w:rsidP="004D75D1">
      <w:pPr>
        <w:pStyle w:val="a9"/>
        <w:numPr>
          <w:ilvl w:val="0"/>
          <w:numId w:val="28"/>
        </w:numPr>
        <w:tabs>
          <w:tab w:val="right" w:leader="middleDot" w:pos="9290"/>
        </w:tabs>
        <w:spacing w:line="360" w:lineRule="auto"/>
        <w:jc w:val="left"/>
        <w:rPr>
          <w:rFonts w:ascii="휴먼명조" w:eastAsia="휴먼명조" w:cs="휴먼명조"/>
          <w:sz w:val="24"/>
          <w:szCs w:val="24"/>
          <w:lang w:eastAsia="ko-KR"/>
        </w:rPr>
      </w:pPr>
      <w:r w:rsidRPr="00CC0E8B">
        <w:rPr>
          <w:rFonts w:ascii="휴먼명조" w:eastAsia="휴먼명조" w:cs="휴먼명조"/>
          <w:b/>
          <w:bCs/>
          <w:sz w:val="24"/>
          <w:szCs w:val="24"/>
          <w:lang w:eastAsia="ko-KR"/>
        </w:rPr>
        <w:t>병렬 커맨드 기록:</w:t>
      </w:r>
      <w:r w:rsidRPr="00CC0E8B">
        <w:rPr>
          <w:rFonts w:ascii="휴먼명조" w:eastAsia="휴먼명조" w:cs="휴먼명조"/>
          <w:sz w:val="24"/>
          <w:szCs w:val="24"/>
          <w:lang w:eastAsia="ko-KR"/>
        </w:rPr>
        <w:t xml:space="preserve"> ICommandList는 스레드별 독립 메모리 할당을 보장받으므로, 수만 개의 오브젝트 드로우 콜을 여러 코어에서 동시에 기록할 수 있습니다.</w:t>
      </w:r>
    </w:p>
    <w:p w14:paraId="756D8FD6" w14:textId="77777777" w:rsidR="00CC0E8B" w:rsidRDefault="00CC0E8B" w:rsidP="004D75D1">
      <w:pPr>
        <w:pStyle w:val="a9"/>
        <w:numPr>
          <w:ilvl w:val="0"/>
          <w:numId w:val="28"/>
        </w:numPr>
        <w:tabs>
          <w:tab w:val="right" w:leader="middleDot" w:pos="9290"/>
        </w:tabs>
        <w:spacing w:line="360" w:lineRule="auto"/>
        <w:jc w:val="left"/>
        <w:rPr>
          <w:rFonts w:ascii="휴먼명조" w:eastAsia="휴먼명조" w:cs="휴먼명조"/>
          <w:sz w:val="24"/>
          <w:szCs w:val="24"/>
          <w:lang w:eastAsia="ko-KR"/>
        </w:rPr>
      </w:pPr>
      <w:r w:rsidRPr="00CC0E8B">
        <w:rPr>
          <w:rFonts w:ascii="휴먼명조" w:eastAsia="휴먼명조" w:cs="휴먼명조"/>
          <w:b/>
          <w:bCs/>
          <w:sz w:val="24"/>
          <w:szCs w:val="24"/>
          <w:lang w:eastAsia="ko-KR"/>
        </w:rPr>
        <w:t>의존성 관리:</w:t>
      </w:r>
      <w:r w:rsidRPr="00CC0E8B">
        <w:rPr>
          <w:rFonts w:ascii="휴먼명조" w:eastAsia="휴먼명조" w:cs="휴먼명조"/>
          <w:sz w:val="24"/>
          <w:szCs w:val="24"/>
          <w:lang w:eastAsia="ko-KR"/>
        </w:rPr>
        <w:t xml:space="preserve"> 'Culling Task' -&gt; 'Sorting Task' -&gt; 'Command Recording Task' 순서의 선행 관계를 정의하여 데이터 일관성을 유지합니다.</w:t>
      </w:r>
    </w:p>
    <w:p w14:paraId="57E7D0D6" w14:textId="074CA043" w:rsidR="009E7076" w:rsidRDefault="009E7076" w:rsidP="004D75D1">
      <w:pPr>
        <w:pStyle w:val="a9"/>
        <w:numPr>
          <w:ilvl w:val="0"/>
          <w:numId w:val="28"/>
        </w:numPr>
        <w:tabs>
          <w:tab w:val="right" w:leader="middleDot" w:pos="9290"/>
        </w:tabs>
        <w:spacing w:line="360" w:lineRule="auto"/>
        <w:jc w:val="left"/>
        <w:rPr>
          <w:rFonts w:ascii="휴먼명조" w:eastAsia="휴먼명조" w:cs="휴먼명조"/>
          <w:sz w:val="24"/>
          <w:szCs w:val="24"/>
          <w:lang w:eastAsia="ko-KR"/>
        </w:rPr>
      </w:pPr>
      <w:r>
        <w:rPr>
          <w:rFonts w:ascii="휴먼명조" w:eastAsia="휴먼명조" w:cs="휴먼명조" w:hint="eastAsia"/>
          <w:b/>
          <w:bCs/>
          <w:sz w:val="24"/>
          <w:szCs w:val="24"/>
          <w:lang w:eastAsia="ko-KR"/>
        </w:rPr>
        <w:t>순서 보장:</w:t>
      </w:r>
    </w:p>
    <w:p w14:paraId="1E7B0C9D" w14:textId="77777777" w:rsidR="004E1BA6" w:rsidRPr="00CC0E8B" w:rsidRDefault="004E1BA6" w:rsidP="004D75D1">
      <w:pPr>
        <w:pStyle w:val="a9"/>
        <w:tabs>
          <w:tab w:val="right" w:leader="middleDot" w:pos="9290"/>
        </w:tabs>
        <w:spacing w:line="360" w:lineRule="auto"/>
        <w:jc w:val="left"/>
        <w:rPr>
          <w:rFonts w:ascii="휴먼명조" w:eastAsia="휴먼명조" w:cs="휴먼명조"/>
          <w:sz w:val="24"/>
          <w:szCs w:val="24"/>
          <w:lang w:eastAsia="ko-KR"/>
        </w:rPr>
      </w:pPr>
    </w:p>
    <w:p w14:paraId="0733FAFC" w14:textId="23BFAD40" w:rsidR="00CC0E8B" w:rsidRPr="00CC0E8B" w:rsidRDefault="004E1BA6" w:rsidP="004D75D1">
      <w:pPr>
        <w:pStyle w:val="a9"/>
        <w:tabs>
          <w:tab w:val="right" w:leader="middleDot" w:pos="9290"/>
        </w:tabs>
        <w:spacing w:line="360" w:lineRule="auto"/>
        <w:ind w:left="418" w:hanging="418"/>
        <w:jc w:val="left"/>
        <w:rPr>
          <w:rFonts w:ascii="휴먼명조" w:eastAsia="휴먼명조" w:cs="휴먼명조"/>
          <w:b/>
          <w:bCs/>
          <w:sz w:val="24"/>
          <w:szCs w:val="24"/>
          <w:lang w:eastAsia="ko-KR"/>
        </w:rPr>
      </w:pPr>
      <w:r>
        <w:rPr>
          <w:rFonts w:ascii="휴먼명조" w:eastAsia="휴먼명조" w:cs="휴먼명조" w:hint="eastAsia"/>
          <w:b/>
          <w:bCs/>
          <w:sz w:val="24"/>
          <w:szCs w:val="24"/>
          <w:lang w:eastAsia="ko-KR"/>
        </w:rPr>
        <w:t>-</w:t>
      </w:r>
      <w:r w:rsidR="00CC0E8B" w:rsidRPr="00CC0E8B">
        <w:rPr>
          <w:rFonts w:ascii="휴먼명조" w:eastAsia="휴먼명조" w:cs="휴먼명조"/>
          <w:b/>
          <w:bCs/>
          <w:sz w:val="24"/>
          <w:szCs w:val="24"/>
          <w:lang w:eastAsia="ko-KR"/>
        </w:rPr>
        <w:t xml:space="preserve"> 모듈 경계 (Module Boundaries)</w:t>
      </w:r>
    </w:p>
    <w:p w14:paraId="70303AEF" w14:textId="77777777" w:rsidR="00CC0E8B" w:rsidRPr="00CC0E8B" w:rsidRDefault="00CC0E8B" w:rsidP="004D75D1">
      <w:pPr>
        <w:pStyle w:val="a9"/>
        <w:tabs>
          <w:tab w:val="right" w:leader="middleDot" w:pos="9290"/>
        </w:tabs>
        <w:spacing w:line="360" w:lineRule="auto"/>
        <w:ind w:left="418" w:hanging="418"/>
        <w:jc w:val="left"/>
        <w:rPr>
          <w:rFonts w:ascii="휴먼명조" w:eastAsia="휴먼명조" w:cs="휴먼명조"/>
          <w:sz w:val="24"/>
          <w:szCs w:val="24"/>
          <w:lang w:eastAsia="ko-KR"/>
        </w:rPr>
      </w:pPr>
      <w:r w:rsidRPr="00CC0E8B">
        <w:rPr>
          <w:rFonts w:ascii="휴먼명조" w:eastAsia="휴먼명조" w:cs="휴먼명조"/>
          <w:sz w:val="24"/>
          <w:szCs w:val="24"/>
          <w:lang w:eastAsia="ko-KR"/>
        </w:rPr>
        <w:t>엄격한 모듈 격리를 통해 코드의 결합도를 낮춥니다.</w:t>
      </w:r>
    </w:p>
    <w:p w14:paraId="0551D52B" w14:textId="77777777" w:rsidR="00CC0E8B" w:rsidRPr="00CC0E8B" w:rsidRDefault="00CC0E8B" w:rsidP="004D75D1">
      <w:pPr>
        <w:pStyle w:val="a9"/>
        <w:numPr>
          <w:ilvl w:val="0"/>
          <w:numId w:val="29"/>
        </w:numPr>
        <w:tabs>
          <w:tab w:val="right" w:leader="middleDot" w:pos="9290"/>
        </w:tabs>
        <w:spacing w:line="360" w:lineRule="auto"/>
        <w:jc w:val="left"/>
        <w:rPr>
          <w:rFonts w:ascii="휴먼명조" w:eastAsia="휴먼명조" w:cs="휴먼명조"/>
          <w:sz w:val="24"/>
          <w:szCs w:val="24"/>
          <w:lang w:eastAsia="ko-KR"/>
        </w:rPr>
      </w:pPr>
      <w:r w:rsidRPr="00CC0E8B">
        <w:rPr>
          <w:rFonts w:ascii="휴먼명조" w:eastAsia="휴먼명조" w:cs="휴먼명조"/>
          <w:b/>
          <w:bCs/>
          <w:sz w:val="24"/>
          <w:szCs w:val="24"/>
          <w:lang w:eastAsia="ko-KR"/>
        </w:rPr>
        <w:t>Header Isolation:</w:t>
      </w:r>
      <w:r w:rsidRPr="00CC0E8B">
        <w:rPr>
          <w:rFonts w:ascii="휴먼명조" w:eastAsia="휴먼명조" w:cs="휴먼명조"/>
          <w:sz w:val="24"/>
          <w:szCs w:val="24"/>
          <w:lang w:eastAsia="ko-KR"/>
        </w:rPr>
        <w:t xml:space="preserve"> RHI 모듈은 플랫폼 종속적인 헤더(Windows.h, vulkan.h)를 절대 노출하지 않습니다. 모든 구현은 Internal 클래스나 Pimpl 패턴으로 은닉합니다.</w:t>
      </w:r>
    </w:p>
    <w:p w14:paraId="2F6B8D4B" w14:textId="77777777" w:rsidR="00CC0E8B" w:rsidRPr="00CC0E8B" w:rsidRDefault="00CC0E8B" w:rsidP="004D75D1">
      <w:pPr>
        <w:pStyle w:val="a9"/>
        <w:numPr>
          <w:ilvl w:val="0"/>
          <w:numId w:val="29"/>
        </w:numPr>
        <w:tabs>
          <w:tab w:val="right" w:leader="middleDot" w:pos="9290"/>
        </w:tabs>
        <w:spacing w:line="360" w:lineRule="auto"/>
        <w:jc w:val="left"/>
        <w:rPr>
          <w:rFonts w:ascii="휴먼명조" w:eastAsia="휴먼명조" w:cs="휴먼명조"/>
          <w:sz w:val="24"/>
          <w:szCs w:val="24"/>
          <w:lang w:eastAsia="ko-KR"/>
        </w:rPr>
      </w:pPr>
      <w:r w:rsidRPr="00CC0E8B">
        <w:rPr>
          <w:rFonts w:ascii="휴먼명조" w:eastAsia="휴먼명조" w:cs="휴먼명조"/>
          <w:b/>
          <w:bCs/>
          <w:sz w:val="24"/>
          <w:szCs w:val="24"/>
          <w:lang w:eastAsia="ko-KR"/>
        </w:rPr>
        <w:t>Data-Only Communication:</w:t>
      </w:r>
      <w:r w:rsidRPr="00CC0E8B">
        <w:rPr>
          <w:rFonts w:ascii="휴먼명조" w:eastAsia="휴먼명조" w:cs="휴먼명조"/>
          <w:sz w:val="24"/>
          <w:szCs w:val="24"/>
          <w:lang w:eastAsia="ko-KR"/>
        </w:rPr>
        <w:t xml:space="preserve"> 모듈 간 통신은 포인터나 무거운 객체 대신, 단순 POD(Plain Old Data) 구조체나 인덱스(ID)를 통해 이루어집니다. 이는 직렬화와 네트워크 전송에도 유리한 구조입니다.</w:t>
      </w:r>
    </w:p>
    <w:p w14:paraId="698DE72E" w14:textId="03E3B856" w:rsidR="00CB18D3" w:rsidRPr="00CC0E8B" w:rsidRDefault="00CB18D3" w:rsidP="004D75D1">
      <w:pPr>
        <w:pStyle w:val="a9"/>
        <w:tabs>
          <w:tab w:val="right" w:leader="middleDot" w:pos="9290"/>
        </w:tabs>
        <w:wordWrap/>
        <w:spacing w:line="360" w:lineRule="auto"/>
        <w:ind w:left="418" w:hanging="418"/>
        <w:jc w:val="left"/>
        <w:rPr>
          <w:rFonts w:ascii="휴먼명조" w:eastAsia="휴먼명조" w:cs="휴먼명조"/>
          <w:sz w:val="24"/>
          <w:szCs w:val="24"/>
          <w:lang w:eastAsia="ko-KR"/>
        </w:rPr>
      </w:pPr>
    </w:p>
    <w:p w14:paraId="620ED77D" w14:textId="44B10FE8" w:rsidR="00CB18D3" w:rsidRPr="00037B72" w:rsidRDefault="00CB18D3" w:rsidP="004D75D1">
      <w:pPr>
        <w:pStyle w:val="a9"/>
        <w:tabs>
          <w:tab w:val="right" w:leader="middleDot" w:pos="9290"/>
        </w:tabs>
        <w:wordWrap/>
        <w:spacing w:line="360" w:lineRule="auto"/>
        <w:jc w:val="left"/>
        <w:rPr>
          <w:rFonts w:ascii="휴먼명조" w:eastAsia="휴먼명조" w:cs="휴먼명조"/>
          <w:sz w:val="24"/>
          <w:szCs w:val="24"/>
          <w:lang w:eastAsia="ko-KR"/>
        </w:rPr>
      </w:pPr>
    </w:p>
    <w:p w14:paraId="5908699F" w14:textId="1438FD65" w:rsidR="00163DB8" w:rsidRDefault="000B7CD2" w:rsidP="004D75D1">
      <w:pPr>
        <w:pStyle w:val="af"/>
        <w:tabs>
          <w:tab w:val="right" w:leader="middleDot" w:pos="9290"/>
        </w:tabs>
        <w:wordWrap/>
        <w:spacing w:before="0" w:after="0" w:line="360" w:lineRule="auto"/>
        <w:ind w:left="657" w:hanging="657"/>
        <w:jc w:val="left"/>
        <w:rPr>
          <w:rFonts w:ascii="휴먼명조" w:cs="HCI Poppy"/>
          <w:w w:val="100"/>
          <w:sz w:val="24"/>
          <w:szCs w:val="24"/>
          <w:lang w:eastAsia="ko-KR"/>
        </w:rPr>
      </w:pPr>
      <w:r>
        <w:rPr>
          <w:rFonts w:ascii="휴먼명조" w:hint="eastAsia"/>
          <w:w w:val="100"/>
          <w:sz w:val="24"/>
          <w:szCs w:val="24"/>
          <w:lang w:eastAsia="ko-KR"/>
        </w:rPr>
        <w:t xml:space="preserve">// </w:t>
      </w:r>
      <w:r w:rsidR="00064976">
        <w:rPr>
          <w:rFonts w:ascii="휴먼명조" w:cs="HCI Poppy" w:hint="eastAsia"/>
          <w:w w:val="100"/>
          <w:sz w:val="24"/>
          <w:szCs w:val="24"/>
          <w:lang w:eastAsia="ko-KR"/>
        </w:rPr>
        <w:t>*</w:t>
      </w:r>
      <w:r w:rsidR="00163DB8" w:rsidRPr="005B5B14">
        <w:rPr>
          <w:rFonts w:ascii="휴먼명조" w:cs="HCI Poppy" w:hint="eastAsia"/>
          <w:w w:val="100"/>
          <w:sz w:val="24"/>
          <w:szCs w:val="24"/>
          <w:lang w:eastAsia="ko-KR"/>
        </w:rPr>
        <w:t xml:space="preserve"> </w:t>
      </w:r>
      <w:r w:rsidR="00C96C54">
        <w:rPr>
          <w:rFonts w:ascii="휴먼명조" w:cs="HCI Poppy" w:hint="eastAsia"/>
          <w:w w:val="100"/>
          <w:sz w:val="24"/>
          <w:szCs w:val="24"/>
          <w:lang w:eastAsia="ko-KR"/>
        </w:rPr>
        <w:t>병목(Bottleneck) 시나리오</w:t>
      </w:r>
    </w:p>
    <w:p w14:paraId="4E2348FE" w14:textId="23179CD1" w:rsidR="00412EFE" w:rsidRDefault="00412EFE" w:rsidP="00467874">
      <w:pPr>
        <w:wordWrap/>
        <w:spacing w:line="360" w:lineRule="auto"/>
        <w:rPr>
          <w:rFonts w:ascii="휴먼명조" w:eastAsia="휴먼명조"/>
          <w:sz w:val="24"/>
          <w:szCs w:val="24"/>
          <w:lang w:eastAsia="ko-KR"/>
        </w:rPr>
      </w:pPr>
    </w:p>
    <w:p w14:paraId="0E21BFCB" w14:textId="77777777" w:rsidR="00412EFE" w:rsidRDefault="00412EFE" w:rsidP="00467874">
      <w:pPr>
        <w:widowControl/>
        <w:wordWrap/>
        <w:autoSpaceDE/>
        <w:autoSpaceDN/>
        <w:rPr>
          <w:rFonts w:ascii="휴먼명조" w:eastAsia="휴먼명조"/>
          <w:sz w:val="24"/>
          <w:szCs w:val="24"/>
          <w:lang w:eastAsia="ko-KR"/>
        </w:rPr>
      </w:pPr>
      <w:r>
        <w:rPr>
          <w:rFonts w:ascii="휴먼명조" w:eastAsia="휴먼명조"/>
          <w:sz w:val="24"/>
          <w:szCs w:val="24"/>
          <w:lang w:eastAsia="ko-KR"/>
        </w:rPr>
        <w:br w:type="page"/>
      </w:r>
    </w:p>
    <w:p w14:paraId="5C452B09" w14:textId="77777777" w:rsidR="00A2544F" w:rsidRPr="005A5A75" w:rsidRDefault="00A2544F" w:rsidP="00A2544F">
      <w:pPr>
        <w:pStyle w:val="af"/>
        <w:wordWrap/>
        <w:spacing w:line="360" w:lineRule="auto"/>
        <w:rPr>
          <w:rFonts w:ascii="휴먼명조"/>
          <w:w w:val="100"/>
          <w:sz w:val="32"/>
          <w:szCs w:val="32"/>
          <w:lang w:eastAsia="ko-KR"/>
        </w:rPr>
      </w:pPr>
      <w:r w:rsidRPr="005A5A75">
        <w:rPr>
          <w:rFonts w:ascii="휴먼명조" w:cs="HYSinMyeongJo-Medium" w:hint="eastAsia"/>
          <w:w w:val="100"/>
          <w:sz w:val="32"/>
          <w:szCs w:val="32"/>
          <w:lang w:eastAsia="ko-KR"/>
        </w:rPr>
        <w:lastRenderedPageBreak/>
        <w:t>Ⅴ</w:t>
      </w:r>
      <w:r w:rsidRPr="005A5A75">
        <w:rPr>
          <w:rFonts w:ascii="휴먼명조" w:cs="HCI Poppy" w:hint="eastAsia"/>
          <w:w w:val="100"/>
          <w:sz w:val="32"/>
          <w:szCs w:val="32"/>
          <w:lang w:eastAsia="ko-KR"/>
        </w:rPr>
        <w:t xml:space="preserve">. </w:t>
      </w:r>
      <w:r w:rsidRPr="005A5A75">
        <w:rPr>
          <w:rFonts w:ascii="휴먼명조" w:hint="eastAsia"/>
          <w:w w:val="100"/>
          <w:sz w:val="32"/>
          <w:szCs w:val="32"/>
          <w:lang w:eastAsia="ko-KR"/>
        </w:rPr>
        <w:t>개발 일정 및 역할</w:t>
      </w:r>
    </w:p>
    <w:p w14:paraId="6490D315" w14:textId="77777777" w:rsidR="00A2544F" w:rsidRPr="005A5A75" w:rsidRDefault="00A2544F" w:rsidP="00A2544F">
      <w:pPr>
        <w:pStyle w:val="a9"/>
        <w:tabs>
          <w:tab w:val="right" w:leader="middleDot" w:pos="9290"/>
        </w:tabs>
        <w:wordWrap/>
        <w:spacing w:line="360" w:lineRule="auto"/>
        <w:rPr>
          <w:rFonts w:ascii="휴먼명조" w:eastAsia="휴먼명조"/>
          <w:sz w:val="26"/>
          <w:szCs w:val="26"/>
          <w:lang w:eastAsia="ko-KR"/>
        </w:rPr>
      </w:pPr>
    </w:p>
    <w:p w14:paraId="1F1F9170" w14:textId="5223E806" w:rsidR="00A2544F" w:rsidRPr="00B939DB" w:rsidRDefault="00A2544F" w:rsidP="00B939DB">
      <w:pPr>
        <w:pStyle w:val="a9"/>
        <w:tabs>
          <w:tab w:val="right" w:leader="middleDot" w:pos="9290"/>
        </w:tabs>
        <w:wordWrap/>
        <w:spacing w:line="360" w:lineRule="auto"/>
        <w:ind w:left="418" w:hanging="418"/>
        <w:rPr>
          <w:rFonts w:ascii="휴먼명조" w:eastAsia="휴먼명조" w:cs="휴먼명조"/>
          <w:b/>
          <w:bCs/>
          <w:sz w:val="24"/>
          <w:szCs w:val="24"/>
          <w:lang w:eastAsia="ko-KR"/>
        </w:rPr>
      </w:pPr>
      <w:r w:rsidRPr="005A5A75">
        <w:rPr>
          <w:rFonts w:ascii="휴먼명조" w:eastAsia="휴먼명조" w:cs="휴먼명조" w:hint="eastAsia"/>
          <w:b/>
          <w:bCs/>
          <w:sz w:val="24"/>
          <w:szCs w:val="24"/>
          <w:lang w:eastAsia="ko-KR"/>
        </w:rPr>
        <w:t xml:space="preserve"> </w:t>
      </w:r>
      <w:r w:rsidRPr="005A5A75">
        <w:rPr>
          <w:rFonts w:ascii="휴먼명조" w:eastAsia="휴먼명조" w:cs="HCI Poppy" w:hint="eastAsia"/>
          <w:b/>
          <w:bCs/>
          <w:sz w:val="24"/>
          <w:szCs w:val="24"/>
          <w:lang w:eastAsia="ko-KR"/>
        </w:rPr>
        <w:t xml:space="preserve">1. </w:t>
      </w:r>
      <w:r w:rsidRPr="005A5A75">
        <w:rPr>
          <w:rFonts w:ascii="휴먼명조" w:eastAsia="휴먼명조" w:cs="휴먼명조" w:hint="eastAsia"/>
          <w:b/>
          <w:bCs/>
          <w:sz w:val="24"/>
          <w:szCs w:val="24"/>
          <w:lang w:eastAsia="ko-KR"/>
        </w:rPr>
        <w:t>기능별 진척 사항</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56" w:type="dxa"/>
          <w:bottom w:w="28" w:type="dxa"/>
          <w:right w:w="56" w:type="dxa"/>
        </w:tblCellMar>
        <w:tblLook w:val="04A0" w:firstRow="1" w:lastRow="0" w:firstColumn="1" w:lastColumn="0" w:noHBand="0" w:noVBand="1"/>
      </w:tblPr>
      <w:tblGrid>
        <w:gridCol w:w="1521"/>
        <w:gridCol w:w="6926"/>
        <w:gridCol w:w="1153"/>
      </w:tblGrid>
      <w:tr w:rsidR="00A2544F" w:rsidRPr="005A5A75" w14:paraId="2473D5B4" w14:textId="77777777" w:rsidTr="00140519">
        <w:trPr>
          <w:trHeight w:val="516"/>
          <w:tblHeader/>
        </w:trPr>
        <w:tc>
          <w:tcPr>
            <w:tcW w:w="1521" w:type="dxa"/>
            <w:tcBorders>
              <w:top w:val="single" w:sz="9" w:space="0" w:color="000000"/>
              <w:left w:val="single" w:sz="9" w:space="0" w:color="000000"/>
              <w:bottom w:val="single" w:sz="2" w:space="0" w:color="000000"/>
              <w:right w:val="single" w:sz="2" w:space="0" w:color="000000"/>
              <w:tl2br w:val="nil"/>
              <w:tr2bl w:val="nil"/>
            </w:tcBorders>
            <w:shd w:val="clear" w:color="auto" w:fill="E7F4F6"/>
            <w:vAlign w:val="center"/>
          </w:tcPr>
          <w:p w14:paraId="191B48C9" w14:textId="77777777" w:rsidR="00A2544F" w:rsidRPr="005A5A75" w:rsidRDefault="00A2544F" w:rsidP="00140519">
            <w:pPr>
              <w:pStyle w:val="a9"/>
              <w:wordWrap/>
              <w:snapToGrid w:val="0"/>
              <w:spacing w:line="360" w:lineRule="auto"/>
              <w:jc w:val="center"/>
              <w:rPr>
                <w:rFonts w:ascii="휴먼명조" w:eastAsia="휴먼명조" w:cs="HYGothic-Medium"/>
                <w:b/>
                <w:bCs/>
              </w:rPr>
            </w:pPr>
            <w:r w:rsidRPr="005A5A75">
              <w:rPr>
                <w:rFonts w:ascii="휴먼명조" w:eastAsia="휴먼명조" w:cs="HYGothic-Medium" w:hint="eastAsia"/>
                <w:b/>
                <w:bCs/>
              </w:rPr>
              <w:t>기능</w:t>
            </w:r>
          </w:p>
        </w:tc>
        <w:tc>
          <w:tcPr>
            <w:tcW w:w="6926" w:type="dxa"/>
            <w:tcBorders>
              <w:top w:val="single" w:sz="9" w:space="0" w:color="000000"/>
              <w:left w:val="single" w:sz="2" w:space="0" w:color="000000"/>
              <w:bottom w:val="single" w:sz="2" w:space="0" w:color="000000"/>
              <w:right w:val="single" w:sz="2" w:space="0" w:color="000000"/>
              <w:tl2br w:val="nil"/>
              <w:tr2bl w:val="nil"/>
            </w:tcBorders>
            <w:shd w:val="clear" w:color="auto" w:fill="E7F4F6"/>
            <w:vAlign w:val="center"/>
          </w:tcPr>
          <w:p w14:paraId="46C40B5B" w14:textId="77777777" w:rsidR="00A2544F" w:rsidRPr="005A5A75" w:rsidRDefault="00A2544F" w:rsidP="00140519">
            <w:pPr>
              <w:pStyle w:val="a9"/>
              <w:wordWrap/>
              <w:snapToGrid w:val="0"/>
              <w:spacing w:line="360" w:lineRule="auto"/>
              <w:jc w:val="center"/>
              <w:rPr>
                <w:rFonts w:ascii="휴먼명조" w:eastAsia="휴먼명조" w:cs="HYGothic-Medium"/>
                <w:b/>
                <w:bCs/>
              </w:rPr>
            </w:pPr>
            <w:r w:rsidRPr="005A5A75">
              <w:rPr>
                <w:rFonts w:ascii="휴먼명조" w:eastAsia="휴먼명조" w:cs="HYGothic-Medium" w:hint="eastAsia"/>
                <w:b/>
                <w:bCs/>
              </w:rPr>
              <w:t>진척사항</w:t>
            </w:r>
          </w:p>
        </w:tc>
        <w:tc>
          <w:tcPr>
            <w:tcW w:w="1153" w:type="dxa"/>
            <w:tcBorders>
              <w:top w:val="single" w:sz="9" w:space="0" w:color="000000"/>
              <w:left w:val="single" w:sz="2" w:space="0" w:color="000000"/>
              <w:bottom w:val="single" w:sz="2" w:space="0" w:color="000000"/>
              <w:right w:val="single" w:sz="9" w:space="0" w:color="000000"/>
              <w:tl2br w:val="nil"/>
              <w:tr2bl w:val="nil"/>
            </w:tcBorders>
            <w:shd w:val="clear" w:color="auto" w:fill="E7F4F6"/>
            <w:vAlign w:val="center"/>
          </w:tcPr>
          <w:p w14:paraId="69F46EB5" w14:textId="77777777" w:rsidR="00A2544F" w:rsidRPr="005A5A75" w:rsidRDefault="00A2544F" w:rsidP="00140519">
            <w:pPr>
              <w:pStyle w:val="a9"/>
              <w:wordWrap/>
              <w:snapToGrid w:val="0"/>
              <w:spacing w:line="360" w:lineRule="auto"/>
              <w:jc w:val="center"/>
              <w:rPr>
                <w:rFonts w:ascii="휴먼명조" w:eastAsia="휴먼명조" w:cs="HYGothic-Medium"/>
                <w:b/>
                <w:bCs/>
              </w:rPr>
            </w:pPr>
            <w:r w:rsidRPr="005A5A75">
              <w:rPr>
                <w:rFonts w:ascii="휴먼명조" w:eastAsia="휴먼명조" w:cs="HYGothic-Medium" w:hint="eastAsia"/>
                <w:b/>
                <w:bCs/>
              </w:rPr>
              <w:t>진척률</w:t>
            </w:r>
          </w:p>
          <w:p w14:paraId="61480EFC" w14:textId="77777777" w:rsidR="00A2544F" w:rsidRPr="005A5A75" w:rsidRDefault="00A2544F" w:rsidP="00140519">
            <w:pPr>
              <w:pStyle w:val="a9"/>
              <w:wordWrap/>
              <w:snapToGrid w:val="0"/>
              <w:spacing w:line="360" w:lineRule="auto"/>
              <w:jc w:val="center"/>
              <w:rPr>
                <w:rFonts w:ascii="휴먼명조" w:eastAsia="휴먼명조" w:cs="HYGothic-Medium"/>
                <w:b/>
                <w:bCs/>
              </w:rPr>
            </w:pPr>
            <w:r w:rsidRPr="005A5A75">
              <w:rPr>
                <w:rFonts w:ascii="휴먼명조" w:eastAsia="휴먼명조" w:cs="HYGothic-Medium" w:hint="eastAsia"/>
                <w:b/>
                <w:bCs/>
              </w:rPr>
              <w:t>(%)</w:t>
            </w:r>
          </w:p>
        </w:tc>
      </w:tr>
      <w:tr w:rsidR="00A2544F" w:rsidRPr="005A5A75" w14:paraId="3197E6AC" w14:textId="77777777" w:rsidTr="00140519">
        <w:trPr>
          <w:trHeight w:val="482"/>
        </w:trPr>
        <w:tc>
          <w:tcPr>
            <w:tcW w:w="152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0ADA3369" w14:textId="77777777" w:rsidR="00A2544F" w:rsidRPr="005A5A75" w:rsidRDefault="00A2544F" w:rsidP="00140519">
            <w:pPr>
              <w:pStyle w:val="a9"/>
              <w:wordWrap/>
              <w:snapToGrid w:val="0"/>
              <w:spacing w:line="360" w:lineRule="auto"/>
              <w:jc w:val="center"/>
              <w:rPr>
                <w:rFonts w:ascii="휴먼명조" w:eastAsia="휴먼명조" w:cs="HYGothic-Medium"/>
                <w:b/>
                <w:bCs/>
                <w:color w:val="FF0052"/>
              </w:rPr>
            </w:pPr>
            <w:r w:rsidRPr="005A5A75">
              <w:rPr>
                <w:rFonts w:ascii="휴먼명조" w:eastAsia="휴먼명조" w:cs="HYGothic-Medium" w:hint="eastAsia"/>
                <w:b/>
                <w:bCs/>
                <w:color w:val="FF0052"/>
              </w:rPr>
              <w:t>DB 설계</w:t>
            </w: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6FF2EE87"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14:paraId="55B59166" w14:textId="77777777" w:rsidR="00A2544F" w:rsidRPr="005A5A75" w:rsidRDefault="00A2544F" w:rsidP="00140519">
            <w:pPr>
              <w:pStyle w:val="a9"/>
              <w:wordWrap/>
              <w:spacing w:line="360" w:lineRule="auto"/>
              <w:ind w:left="200" w:hanging="200"/>
              <w:jc w:val="left"/>
              <w:rPr>
                <w:rFonts w:ascii="휴먼명조" w:eastAsia="휴먼명조" w:cs="HYGothic-Medium"/>
              </w:rPr>
            </w:pPr>
          </w:p>
        </w:tc>
      </w:tr>
      <w:tr w:rsidR="00A2544F" w:rsidRPr="005A5A75" w14:paraId="7809EBD4" w14:textId="77777777" w:rsidTr="00140519">
        <w:trPr>
          <w:trHeight w:val="482"/>
        </w:trPr>
        <w:tc>
          <w:tcPr>
            <w:tcW w:w="1521" w:type="dxa"/>
            <w:vMerge/>
            <w:tcBorders>
              <w:top w:val="single" w:sz="2" w:space="0" w:color="000000"/>
              <w:left w:val="single" w:sz="9" w:space="0" w:color="000000"/>
              <w:bottom w:val="single" w:sz="2" w:space="0" w:color="000000"/>
              <w:right w:val="single" w:sz="2" w:space="0" w:color="000000"/>
              <w:tl2br w:val="nil"/>
              <w:tr2bl w:val="nil"/>
            </w:tcBorders>
          </w:tcPr>
          <w:p w14:paraId="2B792E8D"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62FB976F"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2" w:space="0" w:color="000000"/>
              <w:right w:val="single" w:sz="9" w:space="0" w:color="000000"/>
              <w:tl2br w:val="nil"/>
              <w:tr2bl w:val="nil"/>
            </w:tcBorders>
          </w:tcPr>
          <w:p w14:paraId="68ED70B6" w14:textId="77777777" w:rsidR="00A2544F" w:rsidRPr="005A5A75" w:rsidRDefault="00A2544F" w:rsidP="00140519">
            <w:pPr>
              <w:wordWrap/>
              <w:spacing w:line="360" w:lineRule="auto"/>
              <w:rPr>
                <w:rFonts w:ascii="휴먼명조" w:eastAsia="휴먼명조"/>
              </w:rPr>
            </w:pPr>
          </w:p>
        </w:tc>
      </w:tr>
      <w:tr w:rsidR="00A2544F" w:rsidRPr="005A5A75" w14:paraId="026871C6" w14:textId="77777777" w:rsidTr="00140519">
        <w:trPr>
          <w:trHeight w:val="482"/>
        </w:trPr>
        <w:tc>
          <w:tcPr>
            <w:tcW w:w="1521" w:type="dxa"/>
            <w:vMerge/>
            <w:tcBorders>
              <w:top w:val="single" w:sz="2" w:space="0" w:color="000000"/>
              <w:left w:val="single" w:sz="9" w:space="0" w:color="000000"/>
              <w:bottom w:val="single" w:sz="2" w:space="0" w:color="000000"/>
              <w:right w:val="single" w:sz="2" w:space="0" w:color="000000"/>
              <w:tl2br w:val="nil"/>
              <w:tr2bl w:val="nil"/>
            </w:tcBorders>
          </w:tcPr>
          <w:p w14:paraId="2FA90B91"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032D94B8"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2" w:space="0" w:color="000000"/>
              <w:right w:val="single" w:sz="9" w:space="0" w:color="000000"/>
              <w:tl2br w:val="nil"/>
              <w:tr2bl w:val="nil"/>
            </w:tcBorders>
          </w:tcPr>
          <w:p w14:paraId="06AEFE8F" w14:textId="77777777" w:rsidR="00A2544F" w:rsidRPr="005A5A75" w:rsidRDefault="00A2544F" w:rsidP="00140519">
            <w:pPr>
              <w:wordWrap/>
              <w:spacing w:line="360" w:lineRule="auto"/>
              <w:rPr>
                <w:rFonts w:ascii="휴먼명조" w:eastAsia="휴먼명조"/>
              </w:rPr>
            </w:pPr>
          </w:p>
        </w:tc>
      </w:tr>
      <w:tr w:rsidR="00A2544F" w:rsidRPr="005A5A75" w14:paraId="2F8F2B1D" w14:textId="77777777" w:rsidTr="00140519">
        <w:trPr>
          <w:trHeight w:val="482"/>
        </w:trPr>
        <w:tc>
          <w:tcPr>
            <w:tcW w:w="1521" w:type="dxa"/>
            <w:vMerge/>
            <w:tcBorders>
              <w:top w:val="single" w:sz="2" w:space="0" w:color="000000"/>
              <w:left w:val="single" w:sz="9" w:space="0" w:color="000000"/>
              <w:bottom w:val="single" w:sz="2" w:space="0" w:color="000000"/>
              <w:right w:val="single" w:sz="2" w:space="0" w:color="000000"/>
              <w:tl2br w:val="nil"/>
              <w:tr2bl w:val="nil"/>
            </w:tcBorders>
          </w:tcPr>
          <w:p w14:paraId="7BE1576A"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0EE36BB0"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2" w:space="0" w:color="000000"/>
              <w:right w:val="single" w:sz="9" w:space="0" w:color="000000"/>
              <w:tl2br w:val="nil"/>
              <w:tr2bl w:val="nil"/>
            </w:tcBorders>
          </w:tcPr>
          <w:p w14:paraId="45A6EAEC" w14:textId="77777777" w:rsidR="00A2544F" w:rsidRPr="005A5A75" w:rsidRDefault="00A2544F" w:rsidP="00140519">
            <w:pPr>
              <w:wordWrap/>
              <w:spacing w:line="360" w:lineRule="auto"/>
              <w:rPr>
                <w:rFonts w:ascii="휴먼명조" w:eastAsia="휴먼명조"/>
              </w:rPr>
            </w:pPr>
          </w:p>
        </w:tc>
      </w:tr>
      <w:tr w:rsidR="00A2544F" w:rsidRPr="005A5A75" w14:paraId="590A167E" w14:textId="77777777" w:rsidTr="00140519">
        <w:trPr>
          <w:trHeight w:val="482"/>
        </w:trPr>
        <w:tc>
          <w:tcPr>
            <w:tcW w:w="1521" w:type="dxa"/>
            <w:vMerge/>
            <w:tcBorders>
              <w:top w:val="single" w:sz="2" w:space="0" w:color="000000"/>
              <w:left w:val="single" w:sz="9" w:space="0" w:color="000000"/>
              <w:bottom w:val="single" w:sz="2" w:space="0" w:color="000000"/>
              <w:right w:val="single" w:sz="2" w:space="0" w:color="000000"/>
              <w:tl2br w:val="nil"/>
              <w:tr2bl w:val="nil"/>
            </w:tcBorders>
          </w:tcPr>
          <w:p w14:paraId="2275C709"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1B617365"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2" w:space="0" w:color="000000"/>
              <w:right w:val="single" w:sz="9" w:space="0" w:color="000000"/>
              <w:tl2br w:val="nil"/>
              <w:tr2bl w:val="nil"/>
            </w:tcBorders>
          </w:tcPr>
          <w:p w14:paraId="0494BC57" w14:textId="77777777" w:rsidR="00A2544F" w:rsidRPr="005A5A75" w:rsidRDefault="00A2544F" w:rsidP="00140519">
            <w:pPr>
              <w:wordWrap/>
              <w:spacing w:line="360" w:lineRule="auto"/>
              <w:rPr>
                <w:rFonts w:ascii="휴먼명조" w:eastAsia="휴먼명조"/>
              </w:rPr>
            </w:pPr>
          </w:p>
        </w:tc>
      </w:tr>
      <w:tr w:rsidR="00A2544F" w:rsidRPr="005A5A75" w14:paraId="22C3C2F8" w14:textId="77777777" w:rsidTr="00140519">
        <w:trPr>
          <w:trHeight w:val="482"/>
        </w:trPr>
        <w:tc>
          <w:tcPr>
            <w:tcW w:w="1521" w:type="dxa"/>
            <w:vMerge w:val="restart"/>
            <w:tcBorders>
              <w:top w:val="single" w:sz="2" w:space="0" w:color="000000"/>
              <w:left w:val="single" w:sz="9" w:space="0" w:color="000000"/>
              <w:bottom w:val="single" w:sz="3" w:space="0" w:color="000000"/>
              <w:right w:val="single" w:sz="2" w:space="0" w:color="000000"/>
              <w:tl2br w:val="nil"/>
              <w:tr2bl w:val="nil"/>
            </w:tcBorders>
            <w:vAlign w:val="center"/>
          </w:tcPr>
          <w:p w14:paraId="730DC526" w14:textId="77777777" w:rsidR="00A2544F" w:rsidRPr="005A5A75" w:rsidRDefault="00A2544F" w:rsidP="00140519">
            <w:pPr>
              <w:pStyle w:val="a9"/>
              <w:wordWrap/>
              <w:snapToGrid w:val="0"/>
              <w:spacing w:line="360" w:lineRule="auto"/>
              <w:jc w:val="center"/>
              <w:rPr>
                <w:rFonts w:ascii="휴먼명조" w:eastAsia="휴먼명조" w:cs="HYGothic-Medium"/>
                <w:b/>
                <w:bCs/>
                <w:color w:val="FF0052"/>
              </w:rPr>
            </w:pPr>
            <w:r w:rsidRPr="005A5A75">
              <w:rPr>
                <w:rFonts w:ascii="휴먼명조" w:eastAsia="휴먼명조" w:cs="HYGothic-Medium" w:hint="eastAsia"/>
                <w:b/>
                <w:bCs/>
                <w:color w:val="FF0052"/>
              </w:rPr>
              <w:t>UI/UX</w:t>
            </w: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725139CA"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val="restart"/>
            <w:tcBorders>
              <w:top w:val="single" w:sz="2" w:space="0" w:color="000000"/>
              <w:left w:val="single" w:sz="2" w:space="0" w:color="000000"/>
              <w:bottom w:val="single" w:sz="3" w:space="0" w:color="000000"/>
              <w:right w:val="single" w:sz="9" w:space="0" w:color="000000"/>
              <w:tl2br w:val="nil"/>
              <w:tr2bl w:val="nil"/>
            </w:tcBorders>
            <w:vAlign w:val="center"/>
          </w:tcPr>
          <w:p w14:paraId="3122E54F" w14:textId="77777777" w:rsidR="00A2544F" w:rsidRPr="005A5A75" w:rsidRDefault="00A2544F" w:rsidP="00140519">
            <w:pPr>
              <w:pStyle w:val="a9"/>
              <w:wordWrap/>
              <w:spacing w:line="360" w:lineRule="auto"/>
              <w:ind w:left="200" w:hanging="200"/>
              <w:jc w:val="left"/>
              <w:rPr>
                <w:rFonts w:ascii="휴먼명조" w:eastAsia="휴먼명조" w:cs="HYGothic-Medium"/>
              </w:rPr>
            </w:pPr>
          </w:p>
        </w:tc>
      </w:tr>
      <w:tr w:rsidR="00A2544F" w:rsidRPr="005A5A75" w14:paraId="27E6B7D0" w14:textId="77777777" w:rsidTr="00140519">
        <w:trPr>
          <w:trHeight w:val="482"/>
        </w:trPr>
        <w:tc>
          <w:tcPr>
            <w:tcW w:w="1521" w:type="dxa"/>
            <w:vMerge/>
            <w:tcBorders>
              <w:top w:val="single" w:sz="2" w:space="0" w:color="000000"/>
              <w:left w:val="single" w:sz="9" w:space="0" w:color="000000"/>
              <w:bottom w:val="single" w:sz="3" w:space="0" w:color="000000"/>
              <w:right w:val="single" w:sz="2" w:space="0" w:color="000000"/>
              <w:tl2br w:val="nil"/>
              <w:tr2bl w:val="nil"/>
            </w:tcBorders>
          </w:tcPr>
          <w:p w14:paraId="4B1B7192"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76E0C0D5"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3" w:space="0" w:color="000000"/>
              <w:right w:val="single" w:sz="9" w:space="0" w:color="000000"/>
              <w:tl2br w:val="nil"/>
              <w:tr2bl w:val="nil"/>
            </w:tcBorders>
          </w:tcPr>
          <w:p w14:paraId="2752A092" w14:textId="77777777" w:rsidR="00A2544F" w:rsidRPr="005A5A75" w:rsidRDefault="00A2544F" w:rsidP="00140519">
            <w:pPr>
              <w:wordWrap/>
              <w:spacing w:line="360" w:lineRule="auto"/>
              <w:rPr>
                <w:rFonts w:ascii="휴먼명조" w:eastAsia="휴먼명조"/>
              </w:rPr>
            </w:pPr>
          </w:p>
        </w:tc>
      </w:tr>
      <w:tr w:rsidR="00A2544F" w:rsidRPr="005A5A75" w14:paraId="5C73CEB3" w14:textId="77777777" w:rsidTr="00140519">
        <w:trPr>
          <w:trHeight w:val="482"/>
        </w:trPr>
        <w:tc>
          <w:tcPr>
            <w:tcW w:w="1521" w:type="dxa"/>
            <w:vMerge/>
            <w:tcBorders>
              <w:top w:val="single" w:sz="2" w:space="0" w:color="000000"/>
              <w:left w:val="single" w:sz="9" w:space="0" w:color="000000"/>
              <w:bottom w:val="single" w:sz="3" w:space="0" w:color="000000"/>
              <w:right w:val="single" w:sz="2" w:space="0" w:color="000000"/>
              <w:tl2br w:val="nil"/>
              <w:tr2bl w:val="nil"/>
            </w:tcBorders>
          </w:tcPr>
          <w:p w14:paraId="592677EF"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33D3EFB4"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3" w:space="0" w:color="000000"/>
              <w:right w:val="single" w:sz="9" w:space="0" w:color="000000"/>
              <w:tl2br w:val="nil"/>
              <w:tr2bl w:val="nil"/>
            </w:tcBorders>
          </w:tcPr>
          <w:p w14:paraId="649FAB19" w14:textId="77777777" w:rsidR="00A2544F" w:rsidRPr="005A5A75" w:rsidRDefault="00A2544F" w:rsidP="00140519">
            <w:pPr>
              <w:wordWrap/>
              <w:spacing w:line="360" w:lineRule="auto"/>
              <w:rPr>
                <w:rFonts w:ascii="휴먼명조" w:eastAsia="휴먼명조"/>
              </w:rPr>
            </w:pPr>
          </w:p>
        </w:tc>
      </w:tr>
      <w:tr w:rsidR="00A2544F" w:rsidRPr="005A5A75" w14:paraId="1C4D2A8C" w14:textId="77777777" w:rsidTr="00140519">
        <w:trPr>
          <w:trHeight w:val="482"/>
        </w:trPr>
        <w:tc>
          <w:tcPr>
            <w:tcW w:w="1521" w:type="dxa"/>
            <w:vMerge/>
            <w:tcBorders>
              <w:top w:val="single" w:sz="2" w:space="0" w:color="000000"/>
              <w:left w:val="single" w:sz="9" w:space="0" w:color="000000"/>
              <w:bottom w:val="single" w:sz="3" w:space="0" w:color="000000"/>
              <w:right w:val="single" w:sz="2" w:space="0" w:color="000000"/>
              <w:tl2br w:val="nil"/>
              <w:tr2bl w:val="nil"/>
            </w:tcBorders>
          </w:tcPr>
          <w:p w14:paraId="61CD8317"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242AEFEF"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3" w:space="0" w:color="000000"/>
              <w:right w:val="single" w:sz="9" w:space="0" w:color="000000"/>
              <w:tl2br w:val="nil"/>
              <w:tr2bl w:val="nil"/>
            </w:tcBorders>
          </w:tcPr>
          <w:p w14:paraId="1E4370DA" w14:textId="77777777" w:rsidR="00A2544F" w:rsidRPr="005A5A75" w:rsidRDefault="00A2544F" w:rsidP="00140519">
            <w:pPr>
              <w:wordWrap/>
              <w:spacing w:line="360" w:lineRule="auto"/>
              <w:rPr>
                <w:rFonts w:ascii="휴먼명조" w:eastAsia="휴먼명조"/>
              </w:rPr>
            </w:pPr>
          </w:p>
        </w:tc>
      </w:tr>
      <w:tr w:rsidR="00A2544F" w:rsidRPr="005A5A75" w14:paraId="295D7263" w14:textId="77777777" w:rsidTr="00140519">
        <w:trPr>
          <w:trHeight w:val="482"/>
        </w:trPr>
        <w:tc>
          <w:tcPr>
            <w:tcW w:w="1521" w:type="dxa"/>
            <w:vMerge/>
            <w:tcBorders>
              <w:top w:val="single" w:sz="2" w:space="0" w:color="000000"/>
              <w:left w:val="single" w:sz="9" w:space="0" w:color="000000"/>
              <w:bottom w:val="single" w:sz="3" w:space="0" w:color="000000"/>
              <w:right w:val="single" w:sz="2" w:space="0" w:color="000000"/>
              <w:tl2br w:val="nil"/>
              <w:tr2bl w:val="nil"/>
            </w:tcBorders>
          </w:tcPr>
          <w:p w14:paraId="5765FE0C"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3" w:space="0" w:color="000000"/>
              <w:right w:val="single" w:sz="2" w:space="0" w:color="000000"/>
              <w:tl2br w:val="nil"/>
              <w:tr2bl w:val="nil"/>
            </w:tcBorders>
            <w:vAlign w:val="center"/>
          </w:tcPr>
          <w:p w14:paraId="7ECFED3E"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3" w:space="0" w:color="000000"/>
              <w:right w:val="single" w:sz="9" w:space="0" w:color="000000"/>
              <w:tl2br w:val="nil"/>
              <w:tr2bl w:val="nil"/>
            </w:tcBorders>
          </w:tcPr>
          <w:p w14:paraId="09CD7064" w14:textId="77777777" w:rsidR="00A2544F" w:rsidRPr="005A5A75" w:rsidRDefault="00A2544F" w:rsidP="00140519">
            <w:pPr>
              <w:wordWrap/>
              <w:spacing w:line="360" w:lineRule="auto"/>
              <w:rPr>
                <w:rFonts w:ascii="휴먼명조" w:eastAsia="휴먼명조"/>
              </w:rPr>
            </w:pPr>
          </w:p>
        </w:tc>
      </w:tr>
      <w:tr w:rsidR="00A2544F" w:rsidRPr="005A5A75" w14:paraId="13AC16E5" w14:textId="77777777" w:rsidTr="00140519">
        <w:trPr>
          <w:trHeight w:val="482"/>
        </w:trPr>
        <w:tc>
          <w:tcPr>
            <w:tcW w:w="1521" w:type="dxa"/>
            <w:vMerge w:val="restart"/>
            <w:tcBorders>
              <w:top w:val="single" w:sz="3" w:space="0" w:color="000000"/>
              <w:left w:val="single" w:sz="9" w:space="0" w:color="000000"/>
              <w:bottom w:val="single" w:sz="2" w:space="0" w:color="000000"/>
              <w:right w:val="single" w:sz="2" w:space="0" w:color="000000"/>
              <w:tl2br w:val="nil"/>
              <w:tr2bl w:val="nil"/>
            </w:tcBorders>
            <w:vAlign w:val="center"/>
          </w:tcPr>
          <w:p w14:paraId="00FA1370" w14:textId="77777777" w:rsidR="00A2544F" w:rsidRPr="005A5A75" w:rsidRDefault="00A2544F" w:rsidP="00140519">
            <w:pPr>
              <w:pStyle w:val="a9"/>
              <w:wordWrap/>
              <w:snapToGrid w:val="0"/>
              <w:spacing w:line="360" w:lineRule="auto"/>
              <w:jc w:val="center"/>
              <w:rPr>
                <w:rFonts w:ascii="휴먼명조" w:eastAsia="휴먼명조" w:cs="HYGothic-Medium"/>
                <w:b/>
                <w:bCs/>
                <w:color w:val="FF0052"/>
              </w:rPr>
            </w:pPr>
          </w:p>
        </w:tc>
        <w:tc>
          <w:tcPr>
            <w:tcW w:w="6926" w:type="dxa"/>
            <w:tcBorders>
              <w:top w:val="single" w:sz="3" w:space="0" w:color="000000"/>
              <w:left w:val="single" w:sz="2" w:space="0" w:color="000000"/>
              <w:bottom w:val="single" w:sz="2" w:space="0" w:color="000000"/>
              <w:right w:val="single" w:sz="2" w:space="0" w:color="000000"/>
              <w:tl2br w:val="nil"/>
              <w:tr2bl w:val="nil"/>
            </w:tcBorders>
            <w:vAlign w:val="center"/>
          </w:tcPr>
          <w:p w14:paraId="14C87081"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val="restart"/>
            <w:tcBorders>
              <w:top w:val="single" w:sz="3" w:space="0" w:color="000000"/>
              <w:left w:val="single" w:sz="2" w:space="0" w:color="000000"/>
              <w:bottom w:val="single" w:sz="2" w:space="0" w:color="000000"/>
              <w:right w:val="single" w:sz="9" w:space="0" w:color="000000"/>
              <w:tl2br w:val="nil"/>
              <w:tr2bl w:val="nil"/>
            </w:tcBorders>
            <w:vAlign w:val="center"/>
          </w:tcPr>
          <w:p w14:paraId="6890BCE9" w14:textId="77777777" w:rsidR="00A2544F" w:rsidRPr="005A5A75" w:rsidRDefault="00A2544F" w:rsidP="00140519">
            <w:pPr>
              <w:pStyle w:val="a9"/>
              <w:wordWrap/>
              <w:spacing w:line="360" w:lineRule="auto"/>
              <w:ind w:left="200" w:hanging="200"/>
              <w:jc w:val="left"/>
              <w:rPr>
                <w:rFonts w:ascii="휴먼명조" w:eastAsia="휴먼명조" w:cs="HYGothic-Medium"/>
              </w:rPr>
            </w:pPr>
          </w:p>
        </w:tc>
      </w:tr>
      <w:tr w:rsidR="00A2544F" w:rsidRPr="005A5A75" w14:paraId="504DBE15" w14:textId="77777777" w:rsidTr="00140519">
        <w:trPr>
          <w:trHeight w:val="482"/>
        </w:trPr>
        <w:tc>
          <w:tcPr>
            <w:tcW w:w="1521" w:type="dxa"/>
            <w:vMerge/>
            <w:tcBorders>
              <w:top w:val="single" w:sz="3" w:space="0" w:color="000000"/>
              <w:left w:val="single" w:sz="9" w:space="0" w:color="000000"/>
              <w:bottom w:val="single" w:sz="2" w:space="0" w:color="000000"/>
              <w:right w:val="single" w:sz="2" w:space="0" w:color="000000"/>
              <w:tl2br w:val="nil"/>
              <w:tr2bl w:val="nil"/>
            </w:tcBorders>
          </w:tcPr>
          <w:p w14:paraId="4BF6FBB3"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5D22D7D2"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3" w:space="0" w:color="000000"/>
              <w:left w:val="single" w:sz="2" w:space="0" w:color="000000"/>
              <w:bottom w:val="single" w:sz="2" w:space="0" w:color="000000"/>
              <w:right w:val="single" w:sz="9" w:space="0" w:color="000000"/>
              <w:tl2br w:val="nil"/>
              <w:tr2bl w:val="nil"/>
            </w:tcBorders>
          </w:tcPr>
          <w:p w14:paraId="1CBE6C4E" w14:textId="77777777" w:rsidR="00A2544F" w:rsidRPr="005A5A75" w:rsidRDefault="00A2544F" w:rsidP="00140519">
            <w:pPr>
              <w:wordWrap/>
              <w:spacing w:line="360" w:lineRule="auto"/>
              <w:rPr>
                <w:rFonts w:ascii="휴먼명조" w:eastAsia="휴먼명조"/>
              </w:rPr>
            </w:pPr>
          </w:p>
        </w:tc>
      </w:tr>
      <w:tr w:rsidR="00A2544F" w:rsidRPr="005A5A75" w14:paraId="42D45896" w14:textId="77777777" w:rsidTr="00140519">
        <w:trPr>
          <w:trHeight w:val="482"/>
        </w:trPr>
        <w:tc>
          <w:tcPr>
            <w:tcW w:w="1521" w:type="dxa"/>
            <w:vMerge/>
            <w:tcBorders>
              <w:top w:val="single" w:sz="3" w:space="0" w:color="000000"/>
              <w:left w:val="single" w:sz="9" w:space="0" w:color="000000"/>
              <w:bottom w:val="single" w:sz="2" w:space="0" w:color="000000"/>
              <w:right w:val="single" w:sz="2" w:space="0" w:color="000000"/>
              <w:tl2br w:val="nil"/>
              <w:tr2bl w:val="nil"/>
            </w:tcBorders>
          </w:tcPr>
          <w:p w14:paraId="51820BFC"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0512B305"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3" w:space="0" w:color="000000"/>
              <w:left w:val="single" w:sz="2" w:space="0" w:color="000000"/>
              <w:bottom w:val="single" w:sz="2" w:space="0" w:color="000000"/>
              <w:right w:val="single" w:sz="9" w:space="0" w:color="000000"/>
              <w:tl2br w:val="nil"/>
              <w:tr2bl w:val="nil"/>
            </w:tcBorders>
          </w:tcPr>
          <w:p w14:paraId="396A6C95" w14:textId="77777777" w:rsidR="00A2544F" w:rsidRPr="005A5A75" w:rsidRDefault="00A2544F" w:rsidP="00140519">
            <w:pPr>
              <w:wordWrap/>
              <w:spacing w:line="360" w:lineRule="auto"/>
              <w:rPr>
                <w:rFonts w:ascii="휴먼명조" w:eastAsia="휴먼명조"/>
              </w:rPr>
            </w:pPr>
          </w:p>
        </w:tc>
      </w:tr>
      <w:tr w:rsidR="00A2544F" w:rsidRPr="005A5A75" w14:paraId="1F9E6C90" w14:textId="77777777" w:rsidTr="00140519">
        <w:trPr>
          <w:trHeight w:val="482"/>
        </w:trPr>
        <w:tc>
          <w:tcPr>
            <w:tcW w:w="1521" w:type="dxa"/>
            <w:vMerge/>
            <w:tcBorders>
              <w:top w:val="single" w:sz="3" w:space="0" w:color="000000"/>
              <w:left w:val="single" w:sz="9" w:space="0" w:color="000000"/>
              <w:bottom w:val="single" w:sz="2" w:space="0" w:color="000000"/>
              <w:right w:val="single" w:sz="2" w:space="0" w:color="000000"/>
              <w:tl2br w:val="nil"/>
              <w:tr2bl w:val="nil"/>
            </w:tcBorders>
          </w:tcPr>
          <w:p w14:paraId="67573EC4"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190FE1F6"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3" w:space="0" w:color="000000"/>
              <w:left w:val="single" w:sz="2" w:space="0" w:color="000000"/>
              <w:bottom w:val="single" w:sz="2" w:space="0" w:color="000000"/>
              <w:right w:val="single" w:sz="9" w:space="0" w:color="000000"/>
              <w:tl2br w:val="nil"/>
              <w:tr2bl w:val="nil"/>
            </w:tcBorders>
          </w:tcPr>
          <w:p w14:paraId="115C5E68" w14:textId="77777777" w:rsidR="00A2544F" w:rsidRPr="005A5A75" w:rsidRDefault="00A2544F" w:rsidP="00140519">
            <w:pPr>
              <w:wordWrap/>
              <w:spacing w:line="360" w:lineRule="auto"/>
              <w:rPr>
                <w:rFonts w:ascii="휴먼명조" w:eastAsia="휴먼명조"/>
              </w:rPr>
            </w:pPr>
          </w:p>
        </w:tc>
      </w:tr>
      <w:tr w:rsidR="00A2544F" w:rsidRPr="005A5A75" w14:paraId="7A12684B" w14:textId="77777777" w:rsidTr="00140519">
        <w:trPr>
          <w:trHeight w:val="482"/>
        </w:trPr>
        <w:tc>
          <w:tcPr>
            <w:tcW w:w="1521" w:type="dxa"/>
            <w:vMerge/>
            <w:tcBorders>
              <w:top w:val="single" w:sz="3" w:space="0" w:color="000000"/>
              <w:left w:val="single" w:sz="9" w:space="0" w:color="000000"/>
              <w:bottom w:val="single" w:sz="2" w:space="0" w:color="000000"/>
              <w:right w:val="single" w:sz="2" w:space="0" w:color="000000"/>
              <w:tl2br w:val="nil"/>
              <w:tr2bl w:val="nil"/>
            </w:tcBorders>
          </w:tcPr>
          <w:p w14:paraId="1BB78D4F"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6BB4BDA1"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3" w:space="0" w:color="000000"/>
              <w:left w:val="single" w:sz="2" w:space="0" w:color="000000"/>
              <w:bottom w:val="single" w:sz="2" w:space="0" w:color="000000"/>
              <w:right w:val="single" w:sz="9" w:space="0" w:color="000000"/>
              <w:tl2br w:val="nil"/>
              <w:tr2bl w:val="nil"/>
            </w:tcBorders>
          </w:tcPr>
          <w:p w14:paraId="0FDBB098" w14:textId="77777777" w:rsidR="00A2544F" w:rsidRPr="005A5A75" w:rsidRDefault="00A2544F" w:rsidP="00140519">
            <w:pPr>
              <w:wordWrap/>
              <w:spacing w:line="360" w:lineRule="auto"/>
              <w:rPr>
                <w:rFonts w:ascii="휴먼명조" w:eastAsia="휴먼명조"/>
              </w:rPr>
            </w:pPr>
          </w:p>
        </w:tc>
      </w:tr>
      <w:tr w:rsidR="00A2544F" w:rsidRPr="005A5A75" w14:paraId="19FCEFFF" w14:textId="77777777" w:rsidTr="00140519">
        <w:trPr>
          <w:trHeight w:val="482"/>
        </w:trPr>
        <w:tc>
          <w:tcPr>
            <w:tcW w:w="1521"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14:paraId="2F38047A" w14:textId="77777777" w:rsidR="00A2544F" w:rsidRPr="005A5A75" w:rsidRDefault="00A2544F" w:rsidP="00140519">
            <w:pPr>
              <w:pStyle w:val="a9"/>
              <w:wordWrap/>
              <w:snapToGrid w:val="0"/>
              <w:spacing w:line="360" w:lineRule="auto"/>
              <w:jc w:val="center"/>
              <w:rPr>
                <w:rFonts w:ascii="휴먼명조" w:eastAsia="휴먼명조" w:cs="HYGothic-Medium"/>
                <w:b/>
                <w:bCs/>
                <w:color w:val="FF0052"/>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13108049"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val="restart"/>
            <w:tcBorders>
              <w:top w:val="single" w:sz="2" w:space="0" w:color="000000"/>
              <w:left w:val="single" w:sz="2" w:space="0" w:color="000000"/>
              <w:bottom w:val="single" w:sz="9" w:space="0" w:color="000000"/>
              <w:right w:val="single" w:sz="9" w:space="0" w:color="000000"/>
              <w:tl2br w:val="nil"/>
              <w:tr2bl w:val="nil"/>
            </w:tcBorders>
            <w:vAlign w:val="center"/>
          </w:tcPr>
          <w:p w14:paraId="7B161A54" w14:textId="77777777" w:rsidR="00A2544F" w:rsidRPr="005A5A75" w:rsidRDefault="00A2544F" w:rsidP="00140519">
            <w:pPr>
              <w:pStyle w:val="a9"/>
              <w:wordWrap/>
              <w:spacing w:line="360" w:lineRule="auto"/>
              <w:ind w:left="200" w:hanging="200"/>
              <w:jc w:val="left"/>
              <w:rPr>
                <w:rFonts w:ascii="휴먼명조" w:eastAsia="휴먼명조" w:cs="HYGothic-Medium"/>
              </w:rPr>
            </w:pPr>
          </w:p>
        </w:tc>
      </w:tr>
      <w:tr w:rsidR="00A2544F" w:rsidRPr="005A5A75" w14:paraId="5161256D" w14:textId="77777777" w:rsidTr="00140519">
        <w:trPr>
          <w:trHeight w:val="482"/>
        </w:trPr>
        <w:tc>
          <w:tcPr>
            <w:tcW w:w="1521" w:type="dxa"/>
            <w:vMerge/>
            <w:tcBorders>
              <w:top w:val="single" w:sz="2" w:space="0" w:color="000000"/>
              <w:left w:val="single" w:sz="9" w:space="0" w:color="000000"/>
              <w:bottom w:val="single" w:sz="9" w:space="0" w:color="000000"/>
              <w:right w:val="single" w:sz="2" w:space="0" w:color="000000"/>
              <w:tl2br w:val="nil"/>
              <w:tr2bl w:val="nil"/>
            </w:tcBorders>
          </w:tcPr>
          <w:p w14:paraId="178FB745" w14:textId="77777777" w:rsidR="00A2544F" w:rsidRPr="005A5A75" w:rsidRDefault="00A2544F" w:rsidP="00140519">
            <w:pPr>
              <w:wordWrap/>
              <w:spacing w:line="360" w:lineRule="auto"/>
              <w:rPr>
                <w:rFonts w:ascii="휴먼명조" w:eastAsia="휴먼명조"/>
              </w:rPr>
            </w:pPr>
          </w:p>
        </w:tc>
        <w:tc>
          <w:tcPr>
            <w:tcW w:w="6926" w:type="dxa"/>
            <w:tcBorders>
              <w:top w:val="single" w:sz="2" w:space="0" w:color="000000"/>
              <w:left w:val="single" w:sz="2" w:space="0" w:color="000000"/>
              <w:bottom w:val="single" w:sz="2" w:space="0" w:color="000000"/>
              <w:right w:val="single" w:sz="2" w:space="0" w:color="000000"/>
              <w:tl2br w:val="nil"/>
              <w:tr2bl w:val="nil"/>
            </w:tcBorders>
            <w:vAlign w:val="center"/>
          </w:tcPr>
          <w:p w14:paraId="7F769D4A" w14:textId="77777777" w:rsidR="00A2544F" w:rsidRPr="005A5A75" w:rsidRDefault="00A2544F" w:rsidP="00140519">
            <w:pPr>
              <w:pStyle w:val="a9"/>
              <w:wordWrap/>
              <w:spacing w:line="360" w:lineRule="auto"/>
              <w:ind w:left="200" w:hanging="200"/>
              <w:jc w:val="left"/>
              <w:rPr>
                <w:rFonts w:ascii="휴먼명조" w:eastAsia="휴먼명조" w:cs="HYGothic-Medium"/>
              </w:rPr>
            </w:pPr>
            <w:r w:rsidRPr="005A5A75">
              <w:rPr>
                <w:rFonts w:ascii="휴먼명조" w:eastAsia="휴먼명조" w:hAnsi="Times New Roman" w:cs="Times New Roman"/>
              </w:rPr>
              <w:t>▪</w:t>
            </w:r>
          </w:p>
        </w:tc>
        <w:tc>
          <w:tcPr>
            <w:tcW w:w="1153" w:type="dxa"/>
            <w:vMerge/>
            <w:tcBorders>
              <w:top w:val="single" w:sz="2" w:space="0" w:color="000000"/>
              <w:left w:val="single" w:sz="2" w:space="0" w:color="000000"/>
              <w:bottom w:val="single" w:sz="9" w:space="0" w:color="000000"/>
              <w:right w:val="single" w:sz="9" w:space="0" w:color="000000"/>
              <w:tl2br w:val="nil"/>
              <w:tr2bl w:val="nil"/>
            </w:tcBorders>
          </w:tcPr>
          <w:p w14:paraId="047D2E2D" w14:textId="77777777" w:rsidR="00A2544F" w:rsidRPr="005A5A75" w:rsidRDefault="00A2544F" w:rsidP="00140519">
            <w:pPr>
              <w:wordWrap/>
              <w:spacing w:line="360" w:lineRule="auto"/>
              <w:rPr>
                <w:rFonts w:ascii="휴먼명조" w:eastAsia="휴먼명조"/>
              </w:rPr>
            </w:pPr>
          </w:p>
        </w:tc>
      </w:tr>
    </w:tbl>
    <w:p w14:paraId="1176E39C" w14:textId="77777777" w:rsidR="00A2544F" w:rsidRPr="005A5A75" w:rsidRDefault="00A2544F" w:rsidP="00A2544F">
      <w:pPr>
        <w:wordWrap/>
        <w:spacing w:line="360" w:lineRule="auto"/>
        <w:rPr>
          <w:rFonts w:ascii="휴먼명조" w:eastAsia="휴먼명조"/>
          <w:sz w:val="2"/>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9579"/>
      </w:tblGrid>
      <w:tr w:rsidR="00A2544F" w:rsidRPr="005A5A75" w14:paraId="2D036C3C" w14:textId="77777777" w:rsidTr="00140519">
        <w:trPr>
          <w:trHeight w:val="312"/>
        </w:trPr>
        <w:tc>
          <w:tcPr>
            <w:tcW w:w="9579" w:type="dxa"/>
            <w:tcBorders>
              <w:top w:val="dotted" w:sz="2" w:space="0" w:color="000000"/>
              <w:left w:val="dotted" w:sz="2" w:space="0" w:color="000000"/>
              <w:bottom w:val="dotted" w:sz="2" w:space="0" w:color="000000"/>
              <w:right w:val="dotted" w:sz="2" w:space="0" w:color="000000"/>
              <w:tl2br w:val="nil"/>
              <w:tr2bl w:val="nil"/>
            </w:tcBorders>
            <w:vAlign w:val="center"/>
          </w:tcPr>
          <w:p w14:paraId="1906980A" w14:textId="77777777" w:rsidR="00A2544F" w:rsidRPr="005A5A75" w:rsidRDefault="00A2544F" w:rsidP="00140519">
            <w:pPr>
              <w:pStyle w:val="a9"/>
              <w:wordWrap/>
              <w:spacing w:line="360" w:lineRule="auto"/>
              <w:rPr>
                <w:rFonts w:ascii="휴먼명조" w:eastAsia="휴먼명조" w:cs="HYGothic-Medium"/>
                <w:b/>
                <w:bCs/>
                <w:lang w:eastAsia="ko-KR"/>
              </w:rPr>
            </w:pPr>
            <w:r w:rsidRPr="005A5A75">
              <w:rPr>
                <w:rFonts w:ascii="휴먼명조" w:eastAsia="휴먼명조" w:cs="HYGothic-Medium" w:hint="eastAsia"/>
                <w:b/>
                <w:bCs/>
                <w:lang w:eastAsia="ko-KR"/>
              </w:rPr>
              <w:t>【작성방법】팀별작성</w:t>
            </w:r>
          </w:p>
        </w:tc>
      </w:tr>
      <w:tr w:rsidR="00A2544F" w:rsidRPr="005A5A75" w14:paraId="2C78E631" w14:textId="77777777" w:rsidTr="00140519">
        <w:trPr>
          <w:trHeight w:val="536"/>
        </w:trPr>
        <w:tc>
          <w:tcPr>
            <w:tcW w:w="9579" w:type="dxa"/>
            <w:tcBorders>
              <w:top w:val="dotted" w:sz="2" w:space="0" w:color="000000"/>
              <w:left w:val="dotted" w:sz="2" w:space="0" w:color="000000"/>
              <w:bottom w:val="dotted" w:sz="2" w:space="0" w:color="000000"/>
              <w:right w:val="dotted" w:sz="2" w:space="0" w:color="000000"/>
              <w:tl2br w:val="nil"/>
              <w:tr2bl w:val="nil"/>
            </w:tcBorders>
            <w:vAlign w:val="center"/>
          </w:tcPr>
          <w:p w14:paraId="775C00E7" w14:textId="77777777" w:rsidR="00A2544F" w:rsidRPr="005A5A75" w:rsidRDefault="00A2544F" w:rsidP="00140519">
            <w:pPr>
              <w:pStyle w:val="a9"/>
              <w:wordWrap/>
              <w:spacing w:line="360" w:lineRule="auto"/>
              <w:rPr>
                <w:rFonts w:ascii="휴먼명조" w:eastAsia="휴먼명조" w:cs="HYGothic-Medium"/>
                <w:lang w:eastAsia="ko-KR"/>
              </w:rPr>
            </w:pPr>
            <w:r w:rsidRPr="005A5A75">
              <w:rPr>
                <w:rFonts w:ascii="휴먼명조" w:eastAsia="휴먼명조" w:cs="HYGothic-Medium" w:hint="eastAsia"/>
                <w:lang w:eastAsia="ko-KR"/>
              </w:rPr>
              <w:t xml:space="preserve"> 1) 세부 기능의 설계 내용을 기술</w:t>
            </w:r>
          </w:p>
          <w:p w14:paraId="1F9B8638" w14:textId="77777777" w:rsidR="00A2544F" w:rsidRPr="005A5A75" w:rsidRDefault="00A2544F" w:rsidP="00140519">
            <w:pPr>
              <w:pStyle w:val="a9"/>
              <w:wordWrap/>
              <w:spacing w:line="360" w:lineRule="auto"/>
              <w:rPr>
                <w:rFonts w:ascii="휴먼명조" w:eastAsia="휴먼명조" w:cs="HYGothic-Medium"/>
                <w:lang w:eastAsia="ko-KR"/>
              </w:rPr>
            </w:pPr>
            <w:r w:rsidRPr="005A5A75">
              <w:rPr>
                <w:rFonts w:ascii="휴먼명조" w:eastAsia="휴먼명조" w:cs="HYGothic-Medium" w:hint="eastAsia"/>
                <w:lang w:eastAsia="ko-KR"/>
              </w:rPr>
              <w:t xml:space="preserve"> 2) 그림 또는 도표 등을 활용 가능하며, 세부 목차는 필요시 자율적으로 작성</w:t>
            </w:r>
          </w:p>
        </w:tc>
      </w:tr>
    </w:tbl>
    <w:p w14:paraId="3523A318" w14:textId="77777777" w:rsidR="00A2544F" w:rsidRPr="005A5A75" w:rsidRDefault="00A2544F" w:rsidP="00A2544F">
      <w:pPr>
        <w:wordWrap/>
        <w:spacing w:line="360" w:lineRule="auto"/>
        <w:rPr>
          <w:rFonts w:ascii="휴먼명조" w:eastAsia="휴먼명조"/>
          <w:sz w:val="2"/>
          <w:lang w:eastAsia="ko-KR"/>
        </w:rPr>
      </w:pPr>
    </w:p>
    <w:p w14:paraId="33349986" w14:textId="77777777" w:rsidR="00A2544F" w:rsidRPr="005A5A75" w:rsidRDefault="00A2544F" w:rsidP="00A2544F">
      <w:pPr>
        <w:pStyle w:val="a9"/>
        <w:tabs>
          <w:tab w:val="right" w:leader="middleDot" w:pos="9290"/>
        </w:tabs>
        <w:wordWrap/>
        <w:spacing w:line="360" w:lineRule="auto"/>
        <w:rPr>
          <w:rFonts w:ascii="휴먼명조" w:eastAsia="휴먼명조" w:cs="휴먼명조"/>
          <w:b/>
          <w:bCs/>
          <w:sz w:val="22"/>
          <w:szCs w:val="22"/>
          <w:lang w:eastAsia="ko-KR"/>
        </w:rPr>
      </w:pPr>
    </w:p>
    <w:p w14:paraId="1F6F7266" w14:textId="77777777" w:rsidR="00A2544F" w:rsidRPr="005A5A75" w:rsidRDefault="00A2544F" w:rsidP="00A2544F">
      <w:pPr>
        <w:pStyle w:val="a9"/>
        <w:tabs>
          <w:tab w:val="right" w:leader="middleDot" w:pos="9290"/>
        </w:tabs>
        <w:wordWrap/>
        <w:spacing w:line="360" w:lineRule="auto"/>
        <w:ind w:left="418" w:hanging="418"/>
        <w:rPr>
          <w:rFonts w:ascii="휴먼명조" w:eastAsia="휴먼명조" w:cs="HCI Poppy"/>
          <w:b/>
          <w:bCs/>
          <w:sz w:val="24"/>
          <w:szCs w:val="24"/>
          <w:lang w:eastAsia="ko-KR"/>
        </w:rPr>
      </w:pPr>
      <w:r w:rsidRPr="005A5A75">
        <w:rPr>
          <w:rFonts w:ascii="휴먼명조" w:eastAsia="휴먼명조" w:cs="HCI Poppy" w:hint="eastAsia"/>
          <w:b/>
          <w:bCs/>
          <w:sz w:val="24"/>
          <w:szCs w:val="24"/>
          <w:lang w:eastAsia="ko-KR"/>
        </w:rPr>
        <w:lastRenderedPageBreak/>
        <w:t xml:space="preserve">2. </w:t>
      </w:r>
      <w:r w:rsidRPr="005A5A75">
        <w:rPr>
          <w:rFonts w:ascii="휴먼명조" w:eastAsia="휴먼명조" w:cs="휴먼명조" w:hint="eastAsia"/>
          <w:b/>
          <w:bCs/>
          <w:sz w:val="24"/>
          <w:szCs w:val="24"/>
          <w:lang w:eastAsia="ko-KR"/>
        </w:rPr>
        <w:t>개인별 자기평가</w:t>
      </w:r>
      <w:r w:rsidRPr="005A5A75">
        <w:rPr>
          <w:rFonts w:ascii="휴먼명조" w:eastAsia="휴먼명조" w:cs="HCI Poppy" w:hint="eastAsia"/>
          <w:b/>
          <w:bCs/>
          <w:sz w:val="24"/>
          <w:szCs w:val="24"/>
          <w:lang w:eastAsia="ko-KR"/>
        </w:rPr>
        <w:t>(</w:t>
      </w:r>
      <w:r w:rsidRPr="005A5A75">
        <w:rPr>
          <w:rFonts w:ascii="휴먼명조" w:eastAsia="휴먼명조" w:cs="휴먼명조" w:hint="eastAsia"/>
          <w:b/>
          <w:bCs/>
          <w:sz w:val="24"/>
          <w:szCs w:val="24"/>
          <w:lang w:eastAsia="ko-KR"/>
        </w:rPr>
        <w:t>수행내용 및 보완해야 할 점</w:t>
      </w:r>
      <w:r w:rsidRPr="005A5A75">
        <w:rPr>
          <w:rFonts w:ascii="휴먼명조" w:eastAsia="휴먼명조" w:cs="HCI Poppy" w:hint="eastAsia"/>
          <w:b/>
          <w:bCs/>
          <w:sz w:val="24"/>
          <w:szCs w:val="24"/>
          <w:lang w:eastAsia="ko-KR"/>
        </w:rPr>
        <w:t>)</w:t>
      </w:r>
    </w:p>
    <w:p w14:paraId="11846CD4" w14:textId="03AEE73F" w:rsidR="00A2544F" w:rsidRPr="005A5A75" w:rsidRDefault="00A2544F" w:rsidP="00A2544F">
      <w:pPr>
        <w:pStyle w:val="af"/>
        <w:tabs>
          <w:tab w:val="right" w:leader="middleDot" w:pos="9290"/>
        </w:tabs>
        <w:wordWrap/>
        <w:spacing w:before="0" w:after="0" w:line="360" w:lineRule="auto"/>
        <w:ind w:left="657" w:hanging="657"/>
        <w:rPr>
          <w:rFonts w:ascii="휴먼명조" w:hint="eastAsia"/>
          <w:color w:val="FF0052"/>
          <w:w w:val="100"/>
          <w:sz w:val="24"/>
          <w:szCs w:val="24"/>
          <w:lang w:eastAsia="ko-KR"/>
        </w:rPr>
      </w:pPr>
      <w:r w:rsidRPr="005A5A75">
        <w:rPr>
          <w:rFonts w:ascii="휴먼명조" w:hint="eastAsia"/>
          <w:w w:val="100"/>
          <w:sz w:val="24"/>
          <w:szCs w:val="24"/>
          <w:lang w:eastAsia="ko-KR"/>
        </w:rPr>
        <w:t xml:space="preserve">  </w:t>
      </w:r>
      <w:r w:rsidRPr="005A5A75">
        <w:rPr>
          <w:rFonts w:ascii="휴먼명조" w:cs="HCI Poppy" w:hint="eastAsia"/>
          <w:w w:val="100"/>
          <w:sz w:val="24"/>
          <w:szCs w:val="24"/>
        </w:rPr>
        <w:t>2.1</w:t>
      </w:r>
      <w:r w:rsidR="00C917D7">
        <w:rPr>
          <w:rFonts w:ascii="휴먼명조" w:cs="HCI Poppy" w:hint="eastAsia"/>
          <w:w w:val="100"/>
          <w:sz w:val="24"/>
          <w:szCs w:val="24"/>
          <w:lang w:eastAsia="ko-KR"/>
        </w:rPr>
        <w:t xml:space="preserve"> 한재승-20242215</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33"/>
        <w:gridCol w:w="3495"/>
        <w:gridCol w:w="1998"/>
        <w:gridCol w:w="2750"/>
      </w:tblGrid>
      <w:tr w:rsidR="00A2544F" w:rsidRPr="005A5A75" w14:paraId="4A38B50D" w14:textId="77777777" w:rsidTr="00B939DB">
        <w:trPr>
          <w:trHeight w:val="386"/>
        </w:trPr>
        <w:tc>
          <w:tcPr>
            <w:tcW w:w="1433"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204FB638" w14:textId="77777777" w:rsidR="00A2544F" w:rsidRPr="00BB3F33" w:rsidRDefault="00A2544F" w:rsidP="00140519">
            <w:pPr>
              <w:pStyle w:val="a9"/>
              <w:wordWrap/>
              <w:spacing w:line="360" w:lineRule="auto"/>
              <w:jc w:val="center"/>
              <w:rPr>
                <w:rFonts w:ascii="휴먼명조" w:eastAsia="휴먼명조" w:cs="휴먼고딕" w:hint="eastAsia"/>
                <w:b/>
                <w:bCs/>
              </w:rPr>
            </w:pPr>
            <w:r w:rsidRPr="00BB3F33">
              <w:rPr>
                <w:rFonts w:ascii="휴먼명조" w:eastAsia="휴먼명조" w:cs="휴먼고딕" w:hint="eastAsia"/>
                <w:b/>
                <w:bCs/>
              </w:rPr>
              <w:t>학번</w:t>
            </w:r>
          </w:p>
        </w:tc>
        <w:tc>
          <w:tcPr>
            <w:tcW w:w="3495" w:type="dxa"/>
            <w:tcBorders>
              <w:top w:val="single" w:sz="9" w:space="0" w:color="000000"/>
              <w:left w:val="single" w:sz="2" w:space="0" w:color="000000"/>
              <w:bottom w:val="single" w:sz="2" w:space="0" w:color="000000"/>
              <w:right w:val="single" w:sz="2" w:space="0" w:color="000000"/>
              <w:tl2br w:val="nil"/>
              <w:tr2bl w:val="nil"/>
            </w:tcBorders>
            <w:vAlign w:val="center"/>
          </w:tcPr>
          <w:p w14:paraId="2D0E3479" w14:textId="6CB519CE" w:rsidR="00A2544F" w:rsidRPr="00BB3F33" w:rsidRDefault="00C917D7" w:rsidP="00140519">
            <w:pPr>
              <w:pStyle w:val="a9"/>
              <w:wordWrap/>
              <w:spacing w:line="360" w:lineRule="auto"/>
              <w:jc w:val="center"/>
              <w:rPr>
                <w:rFonts w:ascii="휴먼명조" w:eastAsia="휴먼명조" w:cs="휴먼고딕" w:hint="eastAsia"/>
                <w:b/>
                <w:bCs/>
                <w:lang w:eastAsia="ko-KR"/>
              </w:rPr>
            </w:pPr>
            <w:r>
              <w:rPr>
                <w:rFonts w:ascii="휴먼명조" w:eastAsia="휴먼명조" w:cs="휴먼고딕" w:hint="eastAsia"/>
                <w:b/>
                <w:bCs/>
                <w:lang w:eastAsia="ko-KR"/>
              </w:rPr>
              <w:t>20242215</w:t>
            </w:r>
          </w:p>
        </w:tc>
        <w:tc>
          <w:tcPr>
            <w:tcW w:w="1998"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14FFCD4B" w14:textId="77777777" w:rsidR="00A2544F" w:rsidRPr="00BB3F33" w:rsidRDefault="00A2544F" w:rsidP="00140519">
            <w:pPr>
              <w:pStyle w:val="a9"/>
              <w:wordWrap/>
              <w:spacing w:line="360" w:lineRule="auto"/>
              <w:jc w:val="center"/>
              <w:rPr>
                <w:rFonts w:ascii="휴먼명조" w:eastAsia="휴먼명조" w:cs="휴먼고딕" w:hint="eastAsia"/>
                <w:b/>
                <w:bCs/>
              </w:rPr>
            </w:pPr>
            <w:r w:rsidRPr="00BB3F33">
              <w:rPr>
                <w:rFonts w:ascii="휴먼명조" w:eastAsia="휴먼명조" w:cs="휴먼고딕" w:hint="eastAsia"/>
                <w:b/>
                <w:bCs/>
              </w:rPr>
              <w:t>이름</w:t>
            </w:r>
          </w:p>
        </w:tc>
        <w:tc>
          <w:tcPr>
            <w:tcW w:w="2749" w:type="dxa"/>
            <w:tcBorders>
              <w:top w:val="single" w:sz="9" w:space="0" w:color="000000"/>
              <w:left w:val="single" w:sz="2" w:space="0" w:color="000000"/>
              <w:bottom w:val="single" w:sz="2" w:space="0" w:color="000000"/>
              <w:right w:val="single" w:sz="9" w:space="0" w:color="000000"/>
              <w:tl2br w:val="nil"/>
              <w:tr2bl w:val="nil"/>
            </w:tcBorders>
            <w:vAlign w:val="center"/>
          </w:tcPr>
          <w:p w14:paraId="347366BA" w14:textId="65786DB7" w:rsidR="00A2544F" w:rsidRPr="00BB3F33" w:rsidRDefault="00C917D7" w:rsidP="00140519">
            <w:pPr>
              <w:pStyle w:val="a9"/>
              <w:wordWrap/>
              <w:spacing w:line="360" w:lineRule="auto"/>
              <w:jc w:val="center"/>
              <w:rPr>
                <w:rFonts w:ascii="휴먼명조" w:eastAsia="휴먼명조" w:cs="휴먼고딕" w:hint="eastAsia"/>
                <w:b/>
                <w:bCs/>
                <w:lang w:eastAsia="ko-KR"/>
              </w:rPr>
            </w:pPr>
            <w:r>
              <w:rPr>
                <w:rFonts w:ascii="휴먼명조" w:eastAsia="휴먼명조" w:cs="휴먼고딕" w:hint="eastAsia"/>
                <w:b/>
                <w:bCs/>
                <w:lang w:eastAsia="ko-KR"/>
              </w:rPr>
              <w:t>한재승</w:t>
            </w:r>
          </w:p>
        </w:tc>
      </w:tr>
      <w:tr w:rsidR="00A2544F" w:rsidRPr="005A5A75" w14:paraId="2EDDA523" w14:textId="77777777" w:rsidTr="00B939DB">
        <w:trPr>
          <w:trHeight w:val="462"/>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7C86987F" w14:textId="77777777" w:rsidR="00A2544F" w:rsidRPr="00BB3F33" w:rsidRDefault="00A2544F" w:rsidP="00140519">
            <w:pPr>
              <w:pStyle w:val="a9"/>
              <w:wordWrap/>
              <w:spacing w:line="360" w:lineRule="auto"/>
              <w:jc w:val="center"/>
              <w:rPr>
                <w:rFonts w:ascii="휴먼명조" w:eastAsia="휴먼명조" w:hint="eastAsia"/>
                <w:b/>
                <w:bCs/>
              </w:rPr>
            </w:pPr>
            <w:r w:rsidRPr="00BB3F33">
              <w:rPr>
                <w:rFonts w:ascii="휴먼명조" w:eastAsia="휴먼명조" w:hint="eastAsia"/>
                <w:b/>
                <w:bCs/>
              </w:rPr>
              <w:t>기여도</w:t>
            </w:r>
          </w:p>
        </w:tc>
        <w:tc>
          <w:tcPr>
            <w:tcW w:w="3495" w:type="dxa"/>
            <w:tcBorders>
              <w:top w:val="single" w:sz="2" w:space="0" w:color="000000"/>
              <w:left w:val="single" w:sz="2" w:space="0" w:color="000000"/>
              <w:bottom w:val="single" w:sz="2" w:space="0" w:color="000000"/>
              <w:right w:val="single" w:sz="2" w:space="0" w:color="000000"/>
              <w:tl2br w:val="nil"/>
              <w:tr2bl w:val="nil"/>
            </w:tcBorders>
            <w:vAlign w:val="center"/>
          </w:tcPr>
          <w:p w14:paraId="52954C1A" w14:textId="48EBA55B" w:rsidR="00A2544F" w:rsidRPr="00BB3F33" w:rsidRDefault="00A2544F" w:rsidP="00140519">
            <w:pPr>
              <w:pStyle w:val="a9"/>
              <w:wordWrap/>
              <w:spacing w:line="360" w:lineRule="auto"/>
              <w:jc w:val="center"/>
              <w:rPr>
                <w:rFonts w:ascii="휴먼명조" w:eastAsia="휴먼명조" w:hint="eastAsia"/>
              </w:rPr>
            </w:pPr>
            <w:r w:rsidRPr="00BB3F33">
              <w:rPr>
                <w:rFonts w:ascii="휴먼명조" w:eastAsia="휴먼명조" w:hint="eastAsia"/>
              </w:rPr>
              <w:t>/ 10점</w:t>
            </w:r>
          </w:p>
        </w:tc>
        <w:tc>
          <w:tcPr>
            <w:tcW w:w="1998"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449566F9" w14:textId="77777777" w:rsidR="00A2544F" w:rsidRPr="00BB3F33" w:rsidRDefault="00A2544F" w:rsidP="00140519">
            <w:pPr>
              <w:pStyle w:val="a9"/>
              <w:wordWrap/>
              <w:spacing w:line="360" w:lineRule="auto"/>
              <w:jc w:val="center"/>
              <w:rPr>
                <w:rFonts w:ascii="휴먼명조" w:eastAsia="휴먼명조" w:hint="eastAsia"/>
                <w:b/>
                <w:bCs/>
              </w:rPr>
            </w:pPr>
            <w:r w:rsidRPr="00BB3F33">
              <w:rPr>
                <w:rFonts w:ascii="휴먼명조" w:eastAsia="휴먼명조" w:hint="eastAsia"/>
                <w:b/>
                <w:bCs/>
              </w:rPr>
              <w:t>기술수준</w:t>
            </w:r>
          </w:p>
        </w:tc>
        <w:tc>
          <w:tcPr>
            <w:tcW w:w="2749" w:type="dxa"/>
            <w:tcBorders>
              <w:top w:val="single" w:sz="2" w:space="0" w:color="000000"/>
              <w:left w:val="single" w:sz="2" w:space="0" w:color="000000"/>
              <w:bottom w:val="single" w:sz="2" w:space="0" w:color="000000"/>
              <w:right w:val="single" w:sz="9" w:space="0" w:color="000000"/>
              <w:tl2br w:val="nil"/>
              <w:tr2bl w:val="nil"/>
            </w:tcBorders>
            <w:vAlign w:val="center"/>
          </w:tcPr>
          <w:p w14:paraId="329C3D05" w14:textId="1B2D79BA" w:rsidR="00A2544F" w:rsidRPr="00BB3F33" w:rsidRDefault="00A2544F" w:rsidP="00140519">
            <w:pPr>
              <w:pStyle w:val="a9"/>
              <w:wordWrap/>
              <w:spacing w:line="360" w:lineRule="auto"/>
              <w:jc w:val="center"/>
              <w:rPr>
                <w:rFonts w:ascii="휴먼명조" w:eastAsia="휴먼명조" w:hint="eastAsia"/>
              </w:rPr>
            </w:pPr>
            <w:r w:rsidRPr="00BB3F33">
              <w:rPr>
                <w:rFonts w:ascii="휴먼명조" w:eastAsia="휴먼명조" w:hint="eastAsia"/>
              </w:rPr>
              <w:t>/ 10점</w:t>
            </w:r>
          </w:p>
        </w:tc>
      </w:tr>
      <w:tr w:rsidR="00A2544F" w:rsidRPr="005A5A75" w14:paraId="3D99D8FE" w14:textId="77777777" w:rsidTr="00B939DB">
        <w:trPr>
          <w:trHeight w:val="386"/>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0814EBA9" w14:textId="77777777" w:rsidR="00A2544F" w:rsidRPr="00BB3F33" w:rsidRDefault="00A2544F" w:rsidP="00140519">
            <w:pPr>
              <w:pStyle w:val="a9"/>
              <w:wordWrap/>
              <w:spacing w:line="360" w:lineRule="auto"/>
              <w:jc w:val="center"/>
              <w:rPr>
                <w:rFonts w:ascii="휴먼명조" w:eastAsia="휴먼명조" w:cs="휴먼고딕" w:hint="eastAsia"/>
                <w:b/>
                <w:bCs/>
              </w:rPr>
            </w:pPr>
            <w:r w:rsidRPr="00BB3F33">
              <w:rPr>
                <w:rFonts w:ascii="휴먼명조" w:eastAsia="휴먼명조" w:cs="휴먼고딕" w:hint="eastAsia"/>
                <w:b/>
                <w:bCs/>
              </w:rPr>
              <w:t>구분</w:t>
            </w:r>
          </w:p>
        </w:tc>
        <w:tc>
          <w:tcPr>
            <w:tcW w:w="8243" w:type="dxa"/>
            <w:gridSpan w:val="3"/>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25A171DC" w14:textId="77777777" w:rsidR="00A2544F" w:rsidRPr="00BB3F33" w:rsidRDefault="00A2544F" w:rsidP="00140519">
            <w:pPr>
              <w:pStyle w:val="a9"/>
              <w:wordWrap/>
              <w:spacing w:line="360" w:lineRule="auto"/>
              <w:jc w:val="center"/>
              <w:rPr>
                <w:rFonts w:ascii="휴먼명조" w:eastAsia="휴먼명조" w:cs="휴먼고딕" w:hint="eastAsia"/>
                <w:b/>
                <w:bCs/>
              </w:rPr>
            </w:pPr>
            <w:r w:rsidRPr="00BB3F33">
              <w:rPr>
                <w:rFonts w:ascii="휴먼명조" w:eastAsia="휴먼명조" w:cs="휴먼고딕" w:hint="eastAsia"/>
                <w:b/>
                <w:bCs/>
              </w:rPr>
              <w:t>내용</w:t>
            </w:r>
          </w:p>
        </w:tc>
      </w:tr>
      <w:tr w:rsidR="00A2544F" w:rsidRPr="005A5A75" w14:paraId="092E43BE" w14:textId="77777777" w:rsidTr="00B939DB">
        <w:trPr>
          <w:trHeight w:val="1656"/>
        </w:trPr>
        <w:tc>
          <w:tcPr>
            <w:tcW w:w="1433" w:type="dxa"/>
            <w:tcBorders>
              <w:top w:val="single" w:sz="2" w:space="0" w:color="000000"/>
              <w:left w:val="single" w:sz="9" w:space="0" w:color="000000"/>
              <w:bottom w:val="single" w:sz="2" w:space="0" w:color="000000"/>
              <w:right w:val="single" w:sz="2" w:space="0" w:color="000000"/>
              <w:tl2br w:val="nil"/>
              <w:tr2bl w:val="nil"/>
            </w:tcBorders>
            <w:vAlign w:val="center"/>
          </w:tcPr>
          <w:p w14:paraId="52265A78" w14:textId="77777777" w:rsidR="00A2544F" w:rsidRPr="00BB3F33" w:rsidRDefault="00A2544F" w:rsidP="00140519">
            <w:pPr>
              <w:pStyle w:val="a9"/>
              <w:wordWrap/>
              <w:spacing w:line="360" w:lineRule="auto"/>
              <w:jc w:val="center"/>
              <w:rPr>
                <w:rFonts w:ascii="휴먼명조" w:eastAsia="휴먼명조" w:hint="eastAsia"/>
              </w:rPr>
            </w:pPr>
            <w:r w:rsidRPr="00BB3F33">
              <w:rPr>
                <w:rFonts w:ascii="휴먼명조" w:eastAsia="휴먼명조" w:hint="eastAsia"/>
              </w:rPr>
              <w:t>수행 내용</w:t>
            </w:r>
          </w:p>
        </w:tc>
        <w:tc>
          <w:tcPr>
            <w:tcW w:w="8243" w:type="dxa"/>
            <w:gridSpan w:val="3"/>
            <w:tcBorders>
              <w:top w:val="single" w:sz="2" w:space="0" w:color="000000"/>
              <w:left w:val="single" w:sz="2" w:space="0" w:color="000000"/>
              <w:bottom w:val="single" w:sz="2" w:space="0" w:color="000000"/>
              <w:right w:val="single" w:sz="9" w:space="0" w:color="000000"/>
              <w:tl2br w:val="nil"/>
              <w:tr2bl w:val="nil"/>
            </w:tcBorders>
          </w:tcPr>
          <w:p w14:paraId="5712D97C" w14:textId="67819C6B" w:rsidR="00A2544F" w:rsidRPr="00BB3F33" w:rsidRDefault="00A2544F" w:rsidP="00140519">
            <w:pPr>
              <w:pStyle w:val="a9"/>
              <w:wordWrap/>
              <w:spacing w:line="360" w:lineRule="auto"/>
              <w:rPr>
                <w:rFonts w:ascii="휴먼명조" w:eastAsia="휴먼명조" w:hint="eastAsia"/>
                <w:lang w:eastAsia="ko-KR"/>
              </w:rPr>
            </w:pPr>
          </w:p>
        </w:tc>
      </w:tr>
      <w:tr w:rsidR="00A2544F" w:rsidRPr="005A5A75" w14:paraId="0EA9FFAF" w14:textId="77777777" w:rsidTr="00B939DB">
        <w:trPr>
          <w:trHeight w:val="6262"/>
        </w:trPr>
        <w:tc>
          <w:tcPr>
            <w:tcW w:w="1433" w:type="dxa"/>
            <w:tcBorders>
              <w:top w:val="single" w:sz="2" w:space="0" w:color="000000"/>
              <w:left w:val="single" w:sz="9" w:space="0" w:color="000000"/>
              <w:bottom w:val="single" w:sz="9" w:space="0" w:color="000000"/>
              <w:right w:val="single" w:sz="2" w:space="0" w:color="000000"/>
              <w:tl2br w:val="nil"/>
              <w:tr2bl w:val="nil"/>
            </w:tcBorders>
            <w:vAlign w:val="center"/>
          </w:tcPr>
          <w:p w14:paraId="4EE978DC" w14:textId="77777777" w:rsidR="00A2544F" w:rsidRPr="00BB3F33" w:rsidRDefault="00A2544F" w:rsidP="00140519">
            <w:pPr>
              <w:pStyle w:val="a9"/>
              <w:wordWrap/>
              <w:spacing w:line="360" w:lineRule="auto"/>
              <w:jc w:val="center"/>
              <w:rPr>
                <w:rFonts w:ascii="휴먼명조" w:eastAsia="휴먼명조" w:hint="eastAsia"/>
                <w:lang w:eastAsia="ko-KR"/>
              </w:rPr>
            </w:pPr>
            <w:r w:rsidRPr="00BB3F33">
              <w:rPr>
                <w:rFonts w:ascii="휴먼명조" w:eastAsia="휴먼명조" w:hint="eastAsia"/>
                <w:lang w:eastAsia="ko-KR"/>
              </w:rPr>
              <w:t>과제수행 시</w:t>
            </w:r>
          </w:p>
          <w:p w14:paraId="6DCE6989" w14:textId="77777777" w:rsidR="00A2544F" w:rsidRPr="00BB3F33" w:rsidRDefault="00A2544F" w:rsidP="00140519">
            <w:pPr>
              <w:pStyle w:val="a9"/>
              <w:wordWrap/>
              <w:spacing w:line="360" w:lineRule="auto"/>
              <w:jc w:val="center"/>
              <w:rPr>
                <w:rFonts w:ascii="휴먼명조" w:eastAsia="휴먼명조" w:hint="eastAsia"/>
                <w:lang w:eastAsia="ko-KR"/>
              </w:rPr>
            </w:pPr>
            <w:r w:rsidRPr="00BB3F33">
              <w:rPr>
                <w:rFonts w:ascii="휴먼명조" w:eastAsia="휴먼명조" w:hint="eastAsia"/>
                <w:lang w:eastAsia="ko-KR"/>
              </w:rPr>
              <w:t>문제점 및 해결방안</w:t>
            </w:r>
          </w:p>
        </w:tc>
        <w:tc>
          <w:tcPr>
            <w:tcW w:w="8243" w:type="dxa"/>
            <w:gridSpan w:val="3"/>
            <w:tcBorders>
              <w:top w:val="single" w:sz="2" w:space="0" w:color="000000"/>
              <w:left w:val="single" w:sz="2" w:space="0" w:color="000000"/>
              <w:bottom w:val="single" w:sz="9" w:space="0" w:color="000000"/>
              <w:right w:val="single" w:sz="9" w:space="0" w:color="000000"/>
              <w:tl2br w:val="nil"/>
              <w:tr2bl w:val="nil"/>
            </w:tcBorders>
          </w:tcPr>
          <w:p w14:paraId="03AC93AD" w14:textId="6A2A292D" w:rsidR="00A2544F" w:rsidRPr="00BB3F33" w:rsidRDefault="00A2544F" w:rsidP="00140519">
            <w:pPr>
              <w:pStyle w:val="a9"/>
              <w:wordWrap/>
              <w:spacing w:line="360" w:lineRule="auto"/>
              <w:rPr>
                <w:rFonts w:ascii="휴먼명조" w:eastAsia="휴먼명조" w:hint="eastAsia"/>
              </w:rPr>
            </w:pPr>
          </w:p>
        </w:tc>
      </w:tr>
    </w:tbl>
    <w:p w14:paraId="2AC29A04" w14:textId="77777777" w:rsidR="00A2544F" w:rsidRPr="005A5A75" w:rsidRDefault="00A2544F" w:rsidP="00A2544F">
      <w:pPr>
        <w:wordWrap/>
        <w:spacing w:line="360" w:lineRule="auto"/>
        <w:rPr>
          <w:rFonts w:ascii="휴먼명조" w:eastAsia="휴먼명조"/>
          <w:sz w:val="2"/>
        </w:rPr>
      </w:pPr>
    </w:p>
    <w:p w14:paraId="069B6333" w14:textId="77777777" w:rsidR="00A2544F" w:rsidRPr="005A5A75" w:rsidRDefault="00A2544F" w:rsidP="00A2544F">
      <w:pPr>
        <w:pStyle w:val="a9"/>
        <w:tabs>
          <w:tab w:val="right" w:leader="middleDot" w:pos="9290"/>
        </w:tabs>
        <w:wordWrap/>
        <w:spacing w:line="360" w:lineRule="auto"/>
        <w:ind w:left="418" w:hanging="418"/>
        <w:rPr>
          <w:rFonts w:ascii="휴먼명조" w:eastAsia="휴먼명조" w:cs="휴먼명조"/>
          <w:b/>
          <w:bCs/>
          <w:sz w:val="24"/>
          <w:szCs w:val="24"/>
        </w:rPr>
      </w:pPr>
    </w:p>
    <w:p w14:paraId="03F2804D" w14:textId="44ABBDDC" w:rsidR="00A2544F" w:rsidRPr="00A2544F" w:rsidRDefault="00A2544F" w:rsidP="00A2544F">
      <w:pPr>
        <w:wordWrap/>
        <w:spacing w:line="360" w:lineRule="auto"/>
        <w:rPr>
          <w:rFonts w:ascii="휴먼명조" w:eastAsia="휴먼명조"/>
          <w:lang w:eastAsia="ko-KR"/>
        </w:rPr>
      </w:pPr>
    </w:p>
    <w:p w14:paraId="0930BC8E" w14:textId="77777777" w:rsidR="00A2544F" w:rsidRDefault="00A2544F" w:rsidP="00A2544F">
      <w:pPr>
        <w:wordWrap/>
        <w:spacing w:line="360" w:lineRule="auto"/>
        <w:rPr>
          <w:rFonts w:ascii="휴먼명조" w:eastAsia="휴먼명조"/>
          <w:lang w:eastAsia="ko-KR"/>
        </w:rPr>
      </w:pPr>
      <w:r w:rsidRPr="005A5A75">
        <w:rPr>
          <w:rFonts w:ascii="휴먼명조" w:eastAsia="휴먼명조" w:hint="eastAsia"/>
          <w:lang w:eastAsia="ko-KR"/>
        </w:rPr>
        <w:br w:type="page"/>
      </w:r>
    </w:p>
    <w:p w14:paraId="196BFA80" w14:textId="0FA08928" w:rsidR="00BB3F33" w:rsidRPr="00BB3F33" w:rsidRDefault="00BB3F33" w:rsidP="00BB3F33">
      <w:pPr>
        <w:pStyle w:val="af"/>
        <w:tabs>
          <w:tab w:val="right" w:leader="middleDot" w:pos="9290"/>
        </w:tabs>
        <w:wordWrap/>
        <w:spacing w:before="0" w:after="0" w:line="360" w:lineRule="auto"/>
        <w:ind w:left="657" w:hanging="657"/>
        <w:rPr>
          <w:rFonts w:ascii="휴먼명조" w:hAnsi="Malgun Gothic" w:cs="Malgun Gothic" w:hint="eastAsia"/>
          <w:color w:val="FF0052"/>
          <w:w w:val="100"/>
          <w:sz w:val="24"/>
          <w:szCs w:val="24"/>
          <w:lang w:eastAsia="ko-KR"/>
        </w:rPr>
      </w:pPr>
      <w:r w:rsidRPr="005A5A75">
        <w:rPr>
          <w:rFonts w:ascii="휴먼명조" w:hint="eastAsia"/>
          <w:w w:val="100"/>
          <w:sz w:val="24"/>
          <w:szCs w:val="24"/>
          <w:lang w:eastAsia="ko-KR"/>
        </w:rPr>
        <w:lastRenderedPageBreak/>
        <w:t xml:space="preserve">  </w:t>
      </w:r>
      <w:r w:rsidRPr="00BB3F33">
        <w:rPr>
          <w:rFonts w:ascii="휴먼명조" w:cs="HCI Poppy" w:hint="eastAsia"/>
          <w:w w:val="100"/>
          <w:sz w:val="24"/>
          <w:szCs w:val="24"/>
        </w:rPr>
        <w:t>2.</w:t>
      </w:r>
      <w:r w:rsidR="00A43B46">
        <w:rPr>
          <w:rFonts w:ascii="휴먼명조" w:cs="HCI Poppy" w:hint="eastAsia"/>
          <w:w w:val="100"/>
          <w:sz w:val="24"/>
          <w:szCs w:val="24"/>
          <w:lang w:eastAsia="ko-KR"/>
        </w:rPr>
        <w:t>2</w:t>
      </w:r>
      <w:r w:rsidRPr="00BB3F33">
        <w:rPr>
          <w:rFonts w:ascii="휴먼명조" w:cs="HCI Poppy" w:hint="eastAsia"/>
          <w:w w:val="100"/>
          <w:sz w:val="24"/>
          <w:szCs w:val="24"/>
        </w:rPr>
        <w:t xml:space="preserve"> </w:t>
      </w:r>
      <w:r>
        <w:rPr>
          <w:rFonts w:ascii="휴먼명조" w:hAnsi="Malgun Gothic" w:cs="Malgun Gothic" w:hint="eastAsia"/>
          <w:color w:val="000000" w:themeColor="text1"/>
          <w:w w:val="100"/>
          <w:sz w:val="24"/>
          <w:szCs w:val="24"/>
          <w:lang w:eastAsia="ko-KR"/>
        </w:rPr>
        <w:t>윤 훈</w:t>
      </w:r>
      <w:r w:rsidRPr="00BB3F33">
        <w:rPr>
          <w:rFonts w:ascii="휴먼명조" w:hAnsi="Malgun Gothic" w:cs="Malgun Gothic" w:hint="eastAsia"/>
          <w:color w:val="000000" w:themeColor="text1"/>
          <w:w w:val="100"/>
          <w:sz w:val="24"/>
          <w:szCs w:val="24"/>
          <w:lang w:eastAsia="ko-KR"/>
        </w:rPr>
        <w:t>-2024</w:t>
      </w:r>
      <w:r>
        <w:rPr>
          <w:rFonts w:ascii="휴먼명조" w:hAnsi="Malgun Gothic" w:cs="Malgun Gothic" w:hint="eastAsia"/>
          <w:color w:val="000000" w:themeColor="text1"/>
          <w:w w:val="100"/>
          <w:sz w:val="24"/>
          <w:szCs w:val="24"/>
          <w:lang w:eastAsia="ko-KR"/>
        </w:rPr>
        <w:t>0901</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33"/>
        <w:gridCol w:w="3495"/>
        <w:gridCol w:w="1998"/>
        <w:gridCol w:w="2750"/>
      </w:tblGrid>
      <w:tr w:rsidR="00EE242F" w:rsidRPr="005A5A75" w14:paraId="0CB0A043" w14:textId="77777777" w:rsidTr="000803E1">
        <w:trPr>
          <w:trHeight w:val="386"/>
        </w:trPr>
        <w:tc>
          <w:tcPr>
            <w:tcW w:w="1433"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33054925" w14:textId="77777777" w:rsidR="00EE242F" w:rsidRPr="00BB3F33" w:rsidRDefault="00EE242F" w:rsidP="00BB3F33">
            <w:pPr>
              <w:pStyle w:val="a9"/>
              <w:wordWrap/>
              <w:spacing w:line="360" w:lineRule="auto"/>
              <w:jc w:val="center"/>
              <w:rPr>
                <w:rFonts w:ascii="휴먼명조" w:eastAsia="휴먼명조" w:cs="휴먼고딕"/>
                <w:b/>
                <w:bCs/>
              </w:rPr>
            </w:pPr>
            <w:r w:rsidRPr="00BB3F33">
              <w:rPr>
                <w:rFonts w:ascii="휴먼명조" w:eastAsia="휴먼명조" w:cs="휴먼고딕" w:hint="eastAsia"/>
                <w:b/>
                <w:bCs/>
              </w:rPr>
              <w:t>학번</w:t>
            </w:r>
          </w:p>
        </w:tc>
        <w:tc>
          <w:tcPr>
            <w:tcW w:w="3495" w:type="dxa"/>
            <w:tcBorders>
              <w:top w:val="single" w:sz="9" w:space="0" w:color="000000"/>
              <w:left w:val="single" w:sz="2" w:space="0" w:color="000000"/>
              <w:bottom w:val="single" w:sz="2" w:space="0" w:color="000000"/>
              <w:right w:val="single" w:sz="2" w:space="0" w:color="000000"/>
              <w:tl2br w:val="nil"/>
              <w:tr2bl w:val="nil"/>
            </w:tcBorders>
            <w:vAlign w:val="center"/>
          </w:tcPr>
          <w:p w14:paraId="6CD3DEF7" w14:textId="77777777" w:rsidR="00EE242F" w:rsidRPr="00BB3F33" w:rsidRDefault="00EE242F" w:rsidP="00BB3F33">
            <w:pPr>
              <w:wordWrap/>
              <w:spacing w:line="360" w:lineRule="auto"/>
              <w:jc w:val="center"/>
              <w:rPr>
                <w:rFonts w:ascii="휴먼명조" w:eastAsia="휴먼명조"/>
                <w:b/>
                <w:bCs/>
                <w:sz w:val="20"/>
                <w:szCs w:val="20"/>
              </w:rPr>
            </w:pPr>
            <w:r w:rsidRPr="00BB3F33">
              <w:rPr>
                <w:rFonts w:ascii="휴먼명조" w:eastAsia="휴먼명조" w:hint="eastAsia"/>
                <w:b/>
                <w:bCs/>
                <w:sz w:val="20"/>
                <w:szCs w:val="20"/>
              </w:rPr>
              <w:t>20240901</w:t>
            </w:r>
          </w:p>
        </w:tc>
        <w:tc>
          <w:tcPr>
            <w:tcW w:w="1998"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171D915C" w14:textId="77777777" w:rsidR="00EE242F" w:rsidRPr="00BB3F33" w:rsidRDefault="00EE242F" w:rsidP="00BB3F33">
            <w:pPr>
              <w:pStyle w:val="a9"/>
              <w:wordWrap/>
              <w:spacing w:line="360" w:lineRule="auto"/>
              <w:jc w:val="center"/>
              <w:rPr>
                <w:rFonts w:ascii="휴먼명조" w:eastAsia="휴먼명조" w:cs="휴먼고딕"/>
                <w:b/>
                <w:bCs/>
              </w:rPr>
            </w:pPr>
            <w:r w:rsidRPr="00BB3F33">
              <w:rPr>
                <w:rFonts w:ascii="휴먼명조" w:eastAsia="휴먼명조" w:cs="휴먼고딕" w:hint="eastAsia"/>
                <w:b/>
                <w:bCs/>
              </w:rPr>
              <w:t>이름</w:t>
            </w:r>
          </w:p>
        </w:tc>
        <w:tc>
          <w:tcPr>
            <w:tcW w:w="2749" w:type="dxa"/>
            <w:tcBorders>
              <w:top w:val="single" w:sz="9" w:space="0" w:color="000000"/>
              <w:left w:val="single" w:sz="2" w:space="0" w:color="000000"/>
              <w:bottom w:val="single" w:sz="2" w:space="0" w:color="000000"/>
              <w:right w:val="single" w:sz="9" w:space="0" w:color="000000"/>
              <w:tl2br w:val="nil"/>
              <w:tr2bl w:val="nil"/>
            </w:tcBorders>
            <w:vAlign w:val="center"/>
          </w:tcPr>
          <w:p w14:paraId="645E31FD" w14:textId="3D3E3F8F" w:rsidR="00EE242F" w:rsidRPr="00BB3F33" w:rsidRDefault="00EE242F" w:rsidP="00BB3F33">
            <w:pPr>
              <w:wordWrap/>
              <w:spacing w:line="360" w:lineRule="auto"/>
              <w:jc w:val="center"/>
              <w:rPr>
                <w:rFonts w:ascii="휴먼명조" w:eastAsia="휴먼명조"/>
                <w:b/>
                <w:bCs/>
                <w:sz w:val="20"/>
                <w:szCs w:val="20"/>
              </w:rPr>
            </w:pPr>
            <w:r w:rsidRPr="00BB3F33">
              <w:rPr>
                <w:rFonts w:ascii="휴먼명조" w:eastAsia="휴먼명조" w:hint="eastAsia"/>
                <w:b/>
                <w:bCs/>
                <w:sz w:val="20"/>
                <w:szCs w:val="20"/>
              </w:rPr>
              <w:t>윤</w:t>
            </w:r>
            <w:r w:rsidR="00BB3F33">
              <w:rPr>
                <w:rFonts w:ascii="휴먼명조" w:eastAsia="휴먼명조" w:hint="eastAsia"/>
                <w:b/>
                <w:bCs/>
                <w:sz w:val="20"/>
                <w:szCs w:val="20"/>
                <w:lang w:eastAsia="ko-KR"/>
              </w:rPr>
              <w:t xml:space="preserve"> </w:t>
            </w:r>
            <w:r w:rsidRPr="00BB3F33">
              <w:rPr>
                <w:rFonts w:ascii="휴먼명조" w:eastAsia="휴먼명조" w:hint="eastAsia"/>
                <w:b/>
                <w:bCs/>
                <w:sz w:val="20"/>
                <w:szCs w:val="20"/>
              </w:rPr>
              <w:t>훈</w:t>
            </w:r>
          </w:p>
        </w:tc>
      </w:tr>
      <w:tr w:rsidR="00EE242F" w:rsidRPr="005A5A75" w14:paraId="744F1089" w14:textId="77777777" w:rsidTr="000803E1">
        <w:trPr>
          <w:trHeight w:val="462"/>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6F00ECA6" w14:textId="77777777" w:rsidR="00EE242F" w:rsidRPr="00BB3F33" w:rsidRDefault="00EE242F" w:rsidP="00BB3F33">
            <w:pPr>
              <w:pStyle w:val="a9"/>
              <w:wordWrap/>
              <w:spacing w:line="360" w:lineRule="auto"/>
              <w:jc w:val="center"/>
              <w:rPr>
                <w:rFonts w:ascii="휴먼명조" w:eastAsia="휴먼명조"/>
                <w:b/>
                <w:bCs/>
              </w:rPr>
            </w:pPr>
            <w:r w:rsidRPr="00BB3F33">
              <w:rPr>
                <w:rFonts w:ascii="휴먼명조" w:eastAsia="휴먼명조" w:hint="eastAsia"/>
                <w:b/>
                <w:bCs/>
              </w:rPr>
              <w:t>기여도</w:t>
            </w:r>
          </w:p>
        </w:tc>
        <w:tc>
          <w:tcPr>
            <w:tcW w:w="3495" w:type="dxa"/>
            <w:tcBorders>
              <w:top w:val="single" w:sz="2" w:space="0" w:color="000000"/>
              <w:left w:val="single" w:sz="2" w:space="0" w:color="000000"/>
              <w:bottom w:val="single" w:sz="2" w:space="0" w:color="000000"/>
              <w:right w:val="single" w:sz="2" w:space="0" w:color="000000"/>
              <w:tl2br w:val="nil"/>
              <w:tr2bl w:val="nil"/>
            </w:tcBorders>
            <w:vAlign w:val="center"/>
          </w:tcPr>
          <w:p w14:paraId="118392FF" w14:textId="1475E0A5" w:rsidR="00EE242F" w:rsidRPr="00BB3F33" w:rsidRDefault="00EE242F" w:rsidP="00BB3F33">
            <w:pPr>
              <w:wordWrap/>
              <w:spacing w:line="360" w:lineRule="auto"/>
              <w:jc w:val="center"/>
              <w:rPr>
                <w:rFonts w:ascii="휴먼명조" w:eastAsia="휴먼명조"/>
                <w:sz w:val="20"/>
                <w:szCs w:val="20"/>
              </w:rPr>
            </w:pPr>
            <w:r w:rsidRPr="00BB3F33">
              <w:rPr>
                <w:rFonts w:ascii="휴먼명조" w:eastAsia="휴먼명조" w:hint="eastAsia"/>
                <w:sz w:val="20"/>
                <w:szCs w:val="20"/>
              </w:rPr>
              <w:t>( 9 / 10점</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w:t>
            </w:r>
          </w:p>
        </w:tc>
        <w:tc>
          <w:tcPr>
            <w:tcW w:w="1998"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7FAAE952" w14:textId="77777777" w:rsidR="00EE242F" w:rsidRPr="00BB3F33" w:rsidRDefault="00EE242F" w:rsidP="00BB3F33">
            <w:pPr>
              <w:pStyle w:val="a9"/>
              <w:wordWrap/>
              <w:spacing w:line="360" w:lineRule="auto"/>
              <w:jc w:val="center"/>
              <w:rPr>
                <w:rFonts w:ascii="휴먼명조" w:eastAsia="휴먼명조"/>
                <w:b/>
                <w:bCs/>
              </w:rPr>
            </w:pPr>
            <w:r w:rsidRPr="00BB3F33">
              <w:rPr>
                <w:rFonts w:ascii="휴먼명조" w:eastAsia="휴먼명조" w:hint="eastAsia"/>
                <w:b/>
                <w:bCs/>
              </w:rPr>
              <w:t>기술수준</w:t>
            </w:r>
          </w:p>
        </w:tc>
        <w:tc>
          <w:tcPr>
            <w:tcW w:w="2749" w:type="dxa"/>
            <w:tcBorders>
              <w:top w:val="single" w:sz="2" w:space="0" w:color="000000"/>
              <w:left w:val="single" w:sz="2" w:space="0" w:color="000000"/>
              <w:bottom w:val="single" w:sz="2" w:space="0" w:color="000000"/>
              <w:right w:val="single" w:sz="9" w:space="0" w:color="000000"/>
              <w:tl2br w:val="nil"/>
              <w:tr2bl w:val="nil"/>
            </w:tcBorders>
            <w:vAlign w:val="center"/>
          </w:tcPr>
          <w:p w14:paraId="5AC5E0D4" w14:textId="4CC912D3" w:rsidR="00EE242F" w:rsidRPr="00BB3F33" w:rsidRDefault="00EE242F" w:rsidP="00BB3F33">
            <w:pPr>
              <w:wordWrap/>
              <w:spacing w:line="360" w:lineRule="auto"/>
              <w:jc w:val="center"/>
              <w:rPr>
                <w:rFonts w:ascii="휴먼명조" w:eastAsia="휴먼명조"/>
                <w:sz w:val="20"/>
                <w:szCs w:val="20"/>
              </w:rPr>
            </w:pPr>
            <w:r w:rsidRPr="00BB3F33">
              <w:rPr>
                <w:rFonts w:ascii="휴먼명조" w:eastAsia="휴먼명조" w:hint="eastAsia"/>
                <w:sz w:val="20"/>
                <w:szCs w:val="20"/>
              </w:rPr>
              <w:t>(</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9 / 10점</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w:t>
            </w:r>
          </w:p>
        </w:tc>
      </w:tr>
      <w:tr w:rsidR="00EE242F" w:rsidRPr="005A5A75" w14:paraId="2FB3FD79" w14:textId="77777777" w:rsidTr="000803E1">
        <w:trPr>
          <w:trHeight w:val="386"/>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183A4AB6" w14:textId="77777777" w:rsidR="00EE242F" w:rsidRPr="0089577B" w:rsidRDefault="00EE242F" w:rsidP="00BB3F33">
            <w:pPr>
              <w:pStyle w:val="a9"/>
              <w:wordWrap/>
              <w:spacing w:line="360" w:lineRule="auto"/>
              <w:jc w:val="center"/>
              <w:rPr>
                <w:rFonts w:ascii="휴먼명조" w:eastAsia="휴먼명조" w:cs="휴먼고딕"/>
                <w:b/>
                <w:bCs/>
              </w:rPr>
            </w:pPr>
            <w:r w:rsidRPr="0089577B">
              <w:rPr>
                <w:rFonts w:ascii="휴먼명조" w:eastAsia="휴먼명조" w:cs="휴먼고딕" w:hint="eastAsia"/>
                <w:b/>
                <w:bCs/>
              </w:rPr>
              <w:t>구분</w:t>
            </w:r>
          </w:p>
        </w:tc>
        <w:tc>
          <w:tcPr>
            <w:tcW w:w="8243" w:type="dxa"/>
            <w:gridSpan w:val="3"/>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0F50F42C" w14:textId="77777777" w:rsidR="00EE242F" w:rsidRPr="0089577B" w:rsidRDefault="00EE242F" w:rsidP="00BB3F33">
            <w:pPr>
              <w:pStyle w:val="a9"/>
              <w:wordWrap/>
              <w:spacing w:line="360" w:lineRule="auto"/>
              <w:jc w:val="center"/>
              <w:rPr>
                <w:rFonts w:ascii="휴먼명조" w:eastAsia="휴먼명조" w:cs="휴먼고딕"/>
                <w:b/>
                <w:bCs/>
              </w:rPr>
            </w:pPr>
            <w:r w:rsidRPr="0089577B">
              <w:rPr>
                <w:rFonts w:ascii="휴먼명조" w:eastAsia="휴먼명조" w:cs="휴먼고딕" w:hint="eastAsia"/>
                <w:b/>
                <w:bCs/>
              </w:rPr>
              <w:t>내용</w:t>
            </w:r>
          </w:p>
        </w:tc>
      </w:tr>
      <w:tr w:rsidR="00EE242F" w:rsidRPr="005A5A75" w14:paraId="26C5AED3" w14:textId="77777777" w:rsidTr="000803E1">
        <w:trPr>
          <w:trHeight w:val="1656"/>
        </w:trPr>
        <w:tc>
          <w:tcPr>
            <w:tcW w:w="1433" w:type="dxa"/>
            <w:tcBorders>
              <w:top w:val="single" w:sz="2" w:space="0" w:color="000000"/>
              <w:left w:val="single" w:sz="9" w:space="0" w:color="000000"/>
              <w:bottom w:val="single" w:sz="2" w:space="0" w:color="000000"/>
              <w:right w:val="single" w:sz="2" w:space="0" w:color="000000"/>
              <w:tl2br w:val="nil"/>
              <w:tr2bl w:val="nil"/>
            </w:tcBorders>
            <w:vAlign w:val="center"/>
          </w:tcPr>
          <w:p w14:paraId="270FDB5B" w14:textId="77777777" w:rsidR="00EE242F" w:rsidRPr="0089577B" w:rsidRDefault="00EE242F" w:rsidP="00BB3F33">
            <w:pPr>
              <w:pStyle w:val="a9"/>
              <w:wordWrap/>
              <w:spacing w:line="360" w:lineRule="auto"/>
              <w:jc w:val="center"/>
              <w:rPr>
                <w:rFonts w:ascii="휴먼명조" w:eastAsia="휴먼명조"/>
              </w:rPr>
            </w:pPr>
            <w:r w:rsidRPr="0089577B">
              <w:rPr>
                <w:rFonts w:ascii="휴먼명조" w:eastAsia="휴먼명조" w:hint="eastAsia"/>
              </w:rPr>
              <w:t>수행 내용</w:t>
            </w:r>
          </w:p>
        </w:tc>
        <w:tc>
          <w:tcPr>
            <w:tcW w:w="8243" w:type="dxa"/>
            <w:gridSpan w:val="3"/>
            <w:tcBorders>
              <w:top w:val="single" w:sz="2" w:space="0" w:color="000000"/>
              <w:left w:val="single" w:sz="2" w:space="0" w:color="000000"/>
              <w:bottom w:val="single" w:sz="2" w:space="0" w:color="000000"/>
              <w:right w:val="single" w:sz="9" w:space="0" w:color="000000"/>
              <w:tl2br w:val="nil"/>
              <w:tr2bl w:val="nil"/>
            </w:tcBorders>
          </w:tcPr>
          <w:p w14:paraId="265F0814" w14:textId="77777777" w:rsidR="00EE242F" w:rsidRPr="0089577B" w:rsidRDefault="00EE242F" w:rsidP="00BB3F33">
            <w:pPr>
              <w:wordWrap/>
              <w:spacing w:line="360" w:lineRule="auto"/>
              <w:rPr>
                <w:rFonts w:ascii="휴먼명조" w:eastAsia="휴먼명조"/>
                <w:sz w:val="20"/>
                <w:szCs w:val="20"/>
                <w:lang w:eastAsia="ko-KR"/>
              </w:rPr>
            </w:pPr>
            <w:r w:rsidRPr="0089577B">
              <w:rPr>
                <w:rFonts w:ascii="휴먼명조" w:eastAsia="휴먼명조" w:hint="eastAsia"/>
                <w:sz w:val="20"/>
                <w:szCs w:val="20"/>
                <w:lang w:eastAsia="ko-KR"/>
              </w:rPr>
              <w:t>이번 과제에서 내가 맡은 부분은 Vulkan 브랜치의 하위 RHI 구현을 상위 렌더러 구조와 연결하고, 그 위에서 빛과 그림자가 실제 렌더링 결과로 보이도록 만드는 작업이었다. 처음에는 Vulkan 백엔드의 장치 초기화, 명령 기록, 파이프라인 생성, GPU 리소스 관리 흐름을 중심으로 화면 연결, 스왑체인, 렌더 패스, 그래픽스 파이프라인, 버퍼, 텍스처, 리소스 바인딩 구조를 구성하였다. CMake에서는 glslangValidator를 호출해 GLSL 셰이더를 SPIR-V로 변환하는 흐름을 작성했고, GLFW 기반 화면 연결까지 포함하여 Vulkan 백엔드가 독립적으로 프레임을 출력할 수 있는 기반을 만들었다.</w:t>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br/>
              <w:t>기본 출력 경로가 잡힌 뒤에는 빛과 그림자를 상위 렌더단으로 올리는 작업을 진행하였다. 단순히 셰이더 안에 조명 값을 직접 넣는 방식으로는 상위 렌더러, 장면 데이터, 재질 정보, 렌더링 플래그와 자연스럽게 연결하기 어려웠기 때문에, 먼저 데이터 계약을 정리했다. 공통 셰이더 레이아웃을 분리하여 C++ 코드와 GLSL 셰이더가 같은 바인딩 번호, 텍스처 사용 플래그, 소량 상수 데이터 위치를 보도록 만들었고, 렌더러 설정값, 장면의 대표 조명 정보, 그림자 생성/수신 플래그, 그림자 맵 설정을 빛과 그림자 기능에 맞게 정리하였다. 이 과정에서 조명과 그림자 파라미터가 특정 셰이더 파일 내부에 머무르지 않고, 상위 렌더러가 제어하는 구조로 올라가게 되었다.</w:t>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br/>
              <w:t>그림자 처리에서는 그림자 패스와 메인 렌더 패스를 분리했다. 그림자 패스에서는 그림자를 생성하는 draw만 광원 시점의 깊이 맵에 기록하고, 메인 렌더 패스에서는 그림자를 받는 draw만 픽셀 셰이더에서 그림자 맵을 샘플링하도록 구성하였다. 그림자 맵 계산 단계에서는 조명 방향 또는 위치를 기준으로 광원 시점 행렬을 계산하고, 이를 그림자 행렬 데이터로 셰이더에 전달하였다. 조명 셰이더는 Phong의 확산광/반사광 개념을 참고하여 시작했지만, 상위 Vulkan 셰이더에서는 GGX, Smith 기하 감쇠, Schlick Fresnel 기반의 간이 PBR 직접광 모델로 확장하였다. 덕분에 빛의 방향, 표면 거칠기, 금속도, 그림자 가시성이 한 셰이더 흐름 안에서 함께 반영되도록 만들 수 있었다.</w:t>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lastRenderedPageBreak/>
              <w:t>리소스 바인딩 쪽에서는 텍스처, 조명 상수 데이터, 그림자 맵, 그림자 행렬 데이터, 정점/인덱스 저장 버퍼를 GPU 리소스 바인딩 묶음에 배치하고, draw별 변환 행렬과 재질 값은 소량 상수 데이터로 넘기도록 정리하였다. 일반적인 정점 입력 방식에만 의존하지 않고 저장 버퍼 기반의 셰이더 지오메트리 읽기 구조를 적용하여, 셰이더가 draw 정보를 기준으로 정점/인덱스 데이터를 직접 읽게 만들었다. 이 구조는 당장의 빛·그림자 구현뿐 아니라 이후 렌더 패킷, 재질 시스템, 다중 백엔드 확장까지 고려했을 때도 상위 렌더러와 Vulkan 백엔드 사이의 경계를 더 명확하게 만들어 주었다.</w:t>
            </w:r>
          </w:p>
        </w:tc>
      </w:tr>
      <w:tr w:rsidR="00EE242F" w:rsidRPr="005A5A75" w14:paraId="400B8CB5" w14:textId="77777777" w:rsidTr="000803E1">
        <w:trPr>
          <w:trHeight w:val="6262"/>
        </w:trPr>
        <w:tc>
          <w:tcPr>
            <w:tcW w:w="1433" w:type="dxa"/>
            <w:tcBorders>
              <w:top w:val="single" w:sz="2" w:space="0" w:color="000000"/>
              <w:left w:val="single" w:sz="9" w:space="0" w:color="000000"/>
              <w:bottom w:val="single" w:sz="9" w:space="0" w:color="000000"/>
              <w:right w:val="single" w:sz="2" w:space="0" w:color="000000"/>
              <w:tl2br w:val="nil"/>
              <w:tr2bl w:val="nil"/>
            </w:tcBorders>
            <w:vAlign w:val="center"/>
          </w:tcPr>
          <w:p w14:paraId="08D09A0A" w14:textId="77777777" w:rsidR="00EE242F" w:rsidRPr="0089577B" w:rsidRDefault="00EE242F" w:rsidP="00BB3F33">
            <w:pPr>
              <w:pStyle w:val="a9"/>
              <w:wordWrap/>
              <w:spacing w:line="360" w:lineRule="auto"/>
              <w:jc w:val="center"/>
              <w:rPr>
                <w:rFonts w:ascii="휴먼명조" w:eastAsia="휴먼명조"/>
                <w:lang w:eastAsia="ko-KR"/>
              </w:rPr>
            </w:pPr>
            <w:r w:rsidRPr="0089577B">
              <w:rPr>
                <w:rFonts w:ascii="휴먼명조" w:eastAsia="휴먼명조" w:hint="eastAsia"/>
                <w:lang w:eastAsia="ko-KR"/>
              </w:rPr>
              <w:lastRenderedPageBreak/>
              <w:t>과제수행 시</w:t>
            </w:r>
          </w:p>
          <w:p w14:paraId="45B22CC0" w14:textId="77777777" w:rsidR="00EE242F" w:rsidRPr="0089577B" w:rsidRDefault="00EE242F" w:rsidP="00BB3F33">
            <w:pPr>
              <w:pStyle w:val="a9"/>
              <w:wordWrap/>
              <w:spacing w:line="360" w:lineRule="auto"/>
              <w:jc w:val="center"/>
              <w:rPr>
                <w:rFonts w:ascii="휴먼명조" w:eastAsia="휴먼명조"/>
                <w:lang w:eastAsia="ko-KR"/>
              </w:rPr>
            </w:pPr>
            <w:r w:rsidRPr="0089577B">
              <w:rPr>
                <w:rFonts w:ascii="휴먼명조" w:eastAsia="휴먼명조" w:hint="eastAsia"/>
                <w:lang w:eastAsia="ko-KR"/>
              </w:rPr>
              <w:t>문제점 및 해결방안</w:t>
            </w:r>
          </w:p>
        </w:tc>
        <w:tc>
          <w:tcPr>
            <w:tcW w:w="8243" w:type="dxa"/>
            <w:gridSpan w:val="3"/>
            <w:tcBorders>
              <w:top w:val="single" w:sz="2" w:space="0" w:color="000000"/>
              <w:left w:val="single" w:sz="2" w:space="0" w:color="000000"/>
              <w:bottom w:val="single" w:sz="9" w:space="0" w:color="000000"/>
              <w:right w:val="single" w:sz="9" w:space="0" w:color="000000"/>
              <w:tl2br w:val="nil"/>
              <w:tr2bl w:val="nil"/>
            </w:tcBorders>
          </w:tcPr>
          <w:p w14:paraId="5F6BA7A7" w14:textId="77777777" w:rsidR="00EE242F" w:rsidRPr="0089577B" w:rsidRDefault="00EE242F" w:rsidP="00BB3F33">
            <w:pPr>
              <w:wordWrap/>
              <w:spacing w:line="360" w:lineRule="auto"/>
              <w:rPr>
                <w:rFonts w:ascii="휴먼명조" w:eastAsia="휴먼명조"/>
                <w:sz w:val="20"/>
                <w:szCs w:val="20"/>
                <w:lang w:eastAsia="ko-KR"/>
              </w:rPr>
            </w:pPr>
            <w:r w:rsidRPr="0089577B">
              <w:rPr>
                <w:rFonts w:ascii="휴먼명조" w:eastAsia="휴먼명조" w:hint="eastAsia"/>
                <w:sz w:val="20"/>
                <w:szCs w:val="20"/>
                <w:lang w:eastAsia="ko-KR"/>
              </w:rPr>
              <w:t>작업 중 가장 크게 부딪힌 문제는 처음 만든 빛과 그림자 코드가 특정 셰이더 파일과 상수 버퍼 구조에 너무 강하게 묶여 있었다는 점이었다. 화면에 그림자가 보이는 것 자체는 가능했지만, 그 상태에서는 상위 렌더러가 조명과 그림자 값을 안정적으로 제어하기 어려웠고, C++ 코드와 GLSL 셰이더의 바인딩 번호나 소량 상수 데이터 크기가 조금만 달라져도 렌더링 결과가 깨졌다. 이 문제를 해결하기 위해 공통 셰이더 레이아웃을 기준으로 만들고, C++ 구조체와 GLSL 데이터 규칙이 같은 값을 참조하도록 정리하였다. 이 변경 이후에는 조명/그림자 기능이 셰이더 파일 하나에 묶인 임시 구현이 아니라, 상위 렌더러와 Vulkan 백엔드가 공유하는 정식 렌더링 계약으로 자리 잡게 되었다.</w:t>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br/>
              <w:t>두 번째 문제는 조명 값과 그림자 행렬이 프레임마다 갱신되는 과정에서 빛이 깜빡이거나 그림자 위치가 순간적으로 어긋나 보이는 현상이었다. Vulkan은 CPU와 GPU 동기화를 직접 관리해야 하기 때문에, 프레임 진행 순서와 리소스 바인딩 갱신 순서가 맞지 않으면 GPU가 아직 사용 중인 데이터를 CPU가 다시 갱신하는 상황이 생길 수 있다. 이 문제는 프레임 동기화 객체, 프레임별 이미지 사용 상태, 현재 프레임 기준의 리소스 사용 흐름을 정리하면서 해결하였다. 이후에는 조명 방향, 그림자 행렬, 리소스 바인딩 갱신 순서가 안정화되어 빛이 깜빡이는 증상이 사라졌고, 그림자도 프레임마다 같은 위치와 강도로 유지되었다.</w:t>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br/>
              <w:t xml:space="preserve">세 번째 문제는 그림자 맵 특성상 self-shadowing, shadow acne, 경계 aliasing, 화면 밖 샘플링 문제가 동시에 나타났다는 점이다. 특히 바닥이나 모델 표면에 불필요한 얼룩처럼 보이는 그림자가 생기거나, 조명 방향이 바뀔 때 그림자 경계가 튀어 보이는 문제가 있었다. 이를 해결하기 위해 그림자 전용 패스를 따로 구성하고, 픽셀 셰이더의 깊이값 비교 과정에 고정 보정값, 기울기 기반 보정값, 법선 기반 보정값을 조합하였다. 또한 PCF 샘플링을 적용해 그림자 경계를 부드럽게 만들고, 그림자 맵 </w:t>
            </w:r>
            <w:r w:rsidRPr="0089577B">
              <w:rPr>
                <w:rFonts w:ascii="휴먼명조" w:eastAsia="휴먼명조" w:hint="eastAsia"/>
                <w:sz w:val="20"/>
                <w:szCs w:val="20"/>
                <w:lang w:eastAsia="ko-KR"/>
              </w:rPr>
              <w:lastRenderedPageBreak/>
              <w:t>계산 단계에서는 장면 범위를 기준으로 광원 시점 투영 범위를 조정하여 그림자 맵 해상도가 불필요한 영역에 낭비되지 않도록 했다. 이 처리로 그림자 acne와 경계 떨림이 크게 줄었고, 최종 결과에서는 빛과 그림자가 훨씬 안정적으로 보이게 되었다.</w:t>
            </w:r>
            <w:r w:rsidRPr="0089577B">
              <w:rPr>
                <w:rFonts w:ascii="휴먼명조" w:eastAsia="휴먼명조" w:hint="eastAsia"/>
                <w:sz w:val="20"/>
                <w:szCs w:val="20"/>
                <w:lang w:eastAsia="ko-KR"/>
              </w:rPr>
              <w:br/>
            </w:r>
            <w:r w:rsidRPr="0089577B">
              <w:rPr>
                <w:rFonts w:ascii="휴먼명조" w:eastAsia="휴먼명조" w:hint="eastAsia"/>
                <w:sz w:val="20"/>
                <w:szCs w:val="20"/>
                <w:lang w:eastAsia="ko-KR"/>
              </w:rPr>
              <w:br/>
              <w:t>마지막으로 보완해야 할 점도 분명했다. 현재 구조는 대표 방향광 또는 점광 중심으로 동작하고, 점광의 경우 모든 방향을 덮는 큐브 그림자가 아니라 단일 투영 기반 그림자 맵에 가깝다. 또한 GGX 기반 BRDF 계산은 들어갔지만 완전한 IBL 기반 PBR 파이프라인까지 구현한 것은 아니다. 따라서 이후에는 다중 조명 처리, 점광 큐브 그림자, 계단식 그림자 맵, 안정적인 그림자 투영, IBL 환경광까지 확장할 필요가 있다. 다만 이번 작업을 통해 Vulkan 백엔드에서 빛과 그림자를 상위 렌더링 경로에 올리는 기본 구조와 실제 문제 해결 흐름은 확보했다고 볼 수 있다.</w:t>
            </w:r>
          </w:p>
        </w:tc>
      </w:tr>
    </w:tbl>
    <w:p w14:paraId="1621C9D5" w14:textId="77777777" w:rsidR="00EE242F" w:rsidRPr="005A5A75" w:rsidRDefault="00EE242F" w:rsidP="00EE242F">
      <w:pPr>
        <w:wordWrap/>
        <w:spacing w:line="360" w:lineRule="auto"/>
        <w:rPr>
          <w:rFonts w:ascii="휴먼명조" w:eastAsia="휴먼명조"/>
          <w:sz w:val="2"/>
          <w:lang w:eastAsia="ko-KR"/>
        </w:rPr>
      </w:pPr>
    </w:p>
    <w:p w14:paraId="37066DD2" w14:textId="77777777" w:rsidR="00EE242F" w:rsidRPr="005A5A75" w:rsidRDefault="00EE242F" w:rsidP="00EE242F">
      <w:pPr>
        <w:wordWrap/>
        <w:spacing w:line="360" w:lineRule="auto"/>
        <w:rPr>
          <w:rFonts w:ascii="휴먼명조" w:eastAsia="휴먼명조"/>
          <w:sz w:val="2"/>
          <w:lang w:eastAsia="ko-KR"/>
        </w:rPr>
      </w:pPr>
    </w:p>
    <w:p w14:paraId="5027780B" w14:textId="5B170507" w:rsidR="00EE242F" w:rsidRDefault="00EE242F">
      <w:pPr>
        <w:widowControl/>
        <w:wordWrap/>
        <w:autoSpaceDE/>
        <w:autoSpaceDN/>
        <w:rPr>
          <w:rFonts w:ascii="휴먼명조" w:eastAsia="휴먼명조"/>
          <w:lang w:eastAsia="ko-KR"/>
        </w:rPr>
      </w:pPr>
      <w:r>
        <w:rPr>
          <w:rFonts w:ascii="휴먼명조" w:eastAsia="휴먼명조"/>
          <w:lang w:eastAsia="ko-KR"/>
        </w:rPr>
        <w:br w:type="page"/>
      </w:r>
    </w:p>
    <w:p w14:paraId="447D8186" w14:textId="0AC4EFD9" w:rsidR="00A114F3" w:rsidRPr="00BB3F33" w:rsidRDefault="00A114F3" w:rsidP="00A114F3">
      <w:pPr>
        <w:pStyle w:val="af"/>
        <w:tabs>
          <w:tab w:val="right" w:leader="middleDot" w:pos="9290"/>
        </w:tabs>
        <w:wordWrap/>
        <w:spacing w:before="0" w:after="0" w:line="360" w:lineRule="auto"/>
        <w:ind w:left="657" w:hanging="657"/>
        <w:rPr>
          <w:rFonts w:ascii="휴먼명조" w:hAnsi="Malgun Gothic" w:cs="Malgun Gothic" w:hint="eastAsia"/>
          <w:color w:val="FF0052"/>
          <w:w w:val="100"/>
          <w:sz w:val="24"/>
          <w:szCs w:val="24"/>
          <w:lang w:eastAsia="ko-KR"/>
        </w:rPr>
      </w:pPr>
      <w:r w:rsidRPr="005A5A75">
        <w:rPr>
          <w:rFonts w:ascii="휴먼명조" w:hint="eastAsia"/>
          <w:w w:val="100"/>
          <w:sz w:val="24"/>
          <w:szCs w:val="24"/>
          <w:lang w:eastAsia="ko-KR"/>
        </w:rPr>
        <w:lastRenderedPageBreak/>
        <w:t xml:space="preserve">  </w:t>
      </w:r>
      <w:r w:rsidRPr="00BB3F33">
        <w:rPr>
          <w:rFonts w:ascii="휴먼명조" w:cs="HCI Poppy" w:hint="eastAsia"/>
          <w:w w:val="100"/>
          <w:sz w:val="24"/>
          <w:szCs w:val="24"/>
        </w:rPr>
        <w:t>2.</w:t>
      </w:r>
      <w:r w:rsidR="00BB3F33">
        <w:rPr>
          <w:rFonts w:ascii="휴먼명조" w:cs="HCI Poppy" w:hint="eastAsia"/>
          <w:w w:val="100"/>
          <w:sz w:val="24"/>
          <w:szCs w:val="24"/>
          <w:lang w:eastAsia="ko-KR"/>
        </w:rPr>
        <w:t>3</w:t>
      </w:r>
      <w:r w:rsidRPr="00BB3F33">
        <w:rPr>
          <w:rFonts w:ascii="휴먼명조" w:cs="HCI Poppy" w:hint="eastAsia"/>
          <w:w w:val="100"/>
          <w:sz w:val="24"/>
          <w:szCs w:val="24"/>
        </w:rPr>
        <w:t xml:space="preserve"> </w:t>
      </w:r>
      <w:r w:rsidRPr="00BB3F33">
        <w:rPr>
          <w:rFonts w:ascii="휴먼명조" w:hAnsi="Malgun Gothic" w:cs="Malgun Gothic" w:hint="eastAsia"/>
          <w:color w:val="000000" w:themeColor="text1"/>
          <w:w w:val="100"/>
          <w:sz w:val="24"/>
          <w:szCs w:val="24"/>
          <w:lang w:eastAsia="ko-KR"/>
        </w:rPr>
        <w:t>정현진-20242207</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33"/>
        <w:gridCol w:w="3495"/>
        <w:gridCol w:w="1998"/>
        <w:gridCol w:w="2750"/>
      </w:tblGrid>
      <w:tr w:rsidR="00A114F3" w:rsidRPr="005A5A75" w14:paraId="2655E517" w14:textId="77777777" w:rsidTr="000803E1">
        <w:trPr>
          <w:trHeight w:val="386"/>
        </w:trPr>
        <w:tc>
          <w:tcPr>
            <w:tcW w:w="1433"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1DDECDEB" w14:textId="77777777" w:rsidR="00A114F3" w:rsidRPr="0089577B" w:rsidRDefault="00A114F3" w:rsidP="00BB3F33">
            <w:pPr>
              <w:pStyle w:val="a9"/>
              <w:wordWrap/>
              <w:spacing w:line="360" w:lineRule="auto"/>
              <w:jc w:val="center"/>
              <w:rPr>
                <w:rFonts w:ascii="휴먼명조" w:eastAsia="휴먼명조" w:cs="휴먼고딕" w:hint="eastAsia"/>
                <w:b/>
                <w:bCs/>
              </w:rPr>
            </w:pPr>
            <w:r w:rsidRPr="0089577B">
              <w:rPr>
                <w:rFonts w:ascii="휴먼명조" w:eastAsia="휴먼명조" w:cs="휴먼고딕" w:hint="eastAsia"/>
                <w:b/>
                <w:bCs/>
              </w:rPr>
              <w:t>학번</w:t>
            </w:r>
          </w:p>
        </w:tc>
        <w:tc>
          <w:tcPr>
            <w:tcW w:w="3495" w:type="dxa"/>
            <w:tcBorders>
              <w:top w:val="single" w:sz="9" w:space="0" w:color="000000"/>
              <w:left w:val="single" w:sz="2" w:space="0" w:color="000000"/>
              <w:bottom w:val="single" w:sz="2" w:space="0" w:color="000000"/>
              <w:right w:val="single" w:sz="2" w:space="0" w:color="000000"/>
              <w:tl2br w:val="nil"/>
              <w:tr2bl w:val="nil"/>
            </w:tcBorders>
            <w:vAlign w:val="center"/>
          </w:tcPr>
          <w:p w14:paraId="078E7ADB" w14:textId="77777777" w:rsidR="00A114F3" w:rsidRPr="00BB3F33" w:rsidRDefault="00A114F3" w:rsidP="00BB3F33">
            <w:pPr>
              <w:jc w:val="center"/>
              <w:rPr>
                <w:rFonts w:ascii="휴먼명조" w:eastAsia="휴먼명조" w:hint="eastAsia"/>
                <w:b/>
                <w:bCs/>
                <w:sz w:val="20"/>
                <w:szCs w:val="20"/>
                <w:lang w:eastAsia="ko-KR"/>
              </w:rPr>
            </w:pPr>
            <w:r w:rsidRPr="00BB3F33">
              <w:rPr>
                <w:rFonts w:ascii="휴먼명조" w:eastAsia="휴먼명조" w:hint="eastAsia"/>
                <w:b/>
                <w:bCs/>
                <w:sz w:val="20"/>
                <w:szCs w:val="20"/>
                <w:lang w:eastAsia="ko-KR"/>
              </w:rPr>
              <w:t>20242207</w:t>
            </w:r>
          </w:p>
        </w:tc>
        <w:tc>
          <w:tcPr>
            <w:tcW w:w="1998"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000BC5CE" w14:textId="77777777" w:rsidR="00A114F3" w:rsidRPr="00BB3F33" w:rsidRDefault="00A114F3" w:rsidP="00BB3F33">
            <w:pPr>
              <w:pStyle w:val="a9"/>
              <w:wordWrap/>
              <w:spacing w:line="360" w:lineRule="auto"/>
              <w:jc w:val="center"/>
              <w:rPr>
                <w:rFonts w:ascii="휴먼명조" w:eastAsia="휴먼명조" w:cs="휴먼고딕" w:hint="eastAsia"/>
                <w:b/>
                <w:bCs/>
              </w:rPr>
            </w:pPr>
            <w:r w:rsidRPr="00BB3F33">
              <w:rPr>
                <w:rFonts w:ascii="휴먼명조" w:eastAsia="휴먼명조" w:cs="휴먼고딕" w:hint="eastAsia"/>
                <w:b/>
                <w:bCs/>
              </w:rPr>
              <w:t>이름</w:t>
            </w:r>
          </w:p>
        </w:tc>
        <w:tc>
          <w:tcPr>
            <w:tcW w:w="2749" w:type="dxa"/>
            <w:tcBorders>
              <w:top w:val="single" w:sz="9" w:space="0" w:color="000000"/>
              <w:left w:val="single" w:sz="2" w:space="0" w:color="000000"/>
              <w:bottom w:val="single" w:sz="2" w:space="0" w:color="000000"/>
              <w:right w:val="single" w:sz="9" w:space="0" w:color="000000"/>
              <w:tl2br w:val="nil"/>
              <w:tr2bl w:val="nil"/>
            </w:tcBorders>
            <w:vAlign w:val="center"/>
          </w:tcPr>
          <w:p w14:paraId="5EB023AF" w14:textId="77777777" w:rsidR="00A114F3" w:rsidRPr="00BB3F33" w:rsidRDefault="00A114F3" w:rsidP="00BB3F33">
            <w:pPr>
              <w:jc w:val="center"/>
              <w:rPr>
                <w:rFonts w:ascii="휴먼명조" w:eastAsia="휴먼명조" w:hint="eastAsia"/>
                <w:b/>
                <w:bCs/>
                <w:sz w:val="20"/>
                <w:szCs w:val="20"/>
              </w:rPr>
            </w:pPr>
            <w:r w:rsidRPr="00BB3F33">
              <w:rPr>
                <w:rFonts w:ascii="휴먼명조" w:eastAsia="휴먼명조" w:hAnsi="Malgun Gothic" w:cs="Malgun Gothic" w:hint="eastAsia"/>
                <w:b/>
                <w:bCs/>
                <w:sz w:val="20"/>
                <w:szCs w:val="20"/>
                <w:lang w:eastAsia="ko-KR"/>
              </w:rPr>
              <w:t>정현진</w:t>
            </w:r>
          </w:p>
        </w:tc>
      </w:tr>
      <w:tr w:rsidR="00A114F3" w:rsidRPr="005A5A75" w14:paraId="3E0858FD" w14:textId="77777777" w:rsidTr="000803E1">
        <w:trPr>
          <w:trHeight w:val="462"/>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484275C7" w14:textId="77777777" w:rsidR="00A114F3" w:rsidRPr="0089577B" w:rsidRDefault="00A114F3" w:rsidP="00BB3F33">
            <w:pPr>
              <w:pStyle w:val="a9"/>
              <w:wordWrap/>
              <w:spacing w:line="360" w:lineRule="auto"/>
              <w:jc w:val="center"/>
              <w:rPr>
                <w:rFonts w:ascii="휴먼명조" w:eastAsia="휴먼명조" w:hint="eastAsia"/>
                <w:b/>
                <w:bCs/>
              </w:rPr>
            </w:pPr>
            <w:r w:rsidRPr="0089577B">
              <w:rPr>
                <w:rFonts w:ascii="휴먼명조" w:eastAsia="휴먼명조" w:hint="eastAsia"/>
                <w:b/>
                <w:bCs/>
              </w:rPr>
              <w:t>기여도</w:t>
            </w:r>
          </w:p>
        </w:tc>
        <w:tc>
          <w:tcPr>
            <w:tcW w:w="3495" w:type="dxa"/>
            <w:tcBorders>
              <w:top w:val="single" w:sz="2" w:space="0" w:color="000000"/>
              <w:left w:val="single" w:sz="2" w:space="0" w:color="000000"/>
              <w:bottom w:val="single" w:sz="2" w:space="0" w:color="000000"/>
              <w:right w:val="single" w:sz="2" w:space="0" w:color="000000"/>
              <w:tl2br w:val="nil"/>
              <w:tr2bl w:val="nil"/>
            </w:tcBorders>
            <w:vAlign w:val="center"/>
          </w:tcPr>
          <w:p w14:paraId="38AD25A4" w14:textId="375787B2" w:rsidR="00A114F3" w:rsidRPr="00BB3F33" w:rsidRDefault="00A114F3" w:rsidP="00BB3F33">
            <w:pPr>
              <w:jc w:val="center"/>
              <w:rPr>
                <w:rFonts w:ascii="휴먼명조" w:eastAsia="휴먼명조" w:hint="eastAsia"/>
                <w:sz w:val="20"/>
                <w:szCs w:val="20"/>
              </w:rPr>
            </w:pPr>
            <w:r w:rsidRPr="00BB3F33">
              <w:rPr>
                <w:rFonts w:ascii="휴먼명조" w:eastAsia="휴먼명조" w:hint="eastAsia"/>
                <w:sz w:val="20"/>
                <w:szCs w:val="20"/>
              </w:rPr>
              <w:t xml:space="preserve">( </w:t>
            </w:r>
            <w:r w:rsidRPr="00BB3F33">
              <w:rPr>
                <w:rFonts w:ascii="휴먼명조" w:eastAsia="휴먼명조" w:hint="eastAsia"/>
                <w:sz w:val="20"/>
                <w:szCs w:val="20"/>
                <w:lang w:eastAsia="ko-KR"/>
              </w:rPr>
              <w:t>9</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 10점</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w:t>
            </w:r>
          </w:p>
        </w:tc>
        <w:tc>
          <w:tcPr>
            <w:tcW w:w="1998"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6589CFF4" w14:textId="77777777" w:rsidR="00A114F3" w:rsidRPr="00BB3F33" w:rsidRDefault="00A114F3" w:rsidP="00BB3F33">
            <w:pPr>
              <w:pStyle w:val="a9"/>
              <w:wordWrap/>
              <w:spacing w:line="360" w:lineRule="auto"/>
              <w:jc w:val="center"/>
              <w:rPr>
                <w:rFonts w:ascii="휴먼명조" w:eastAsia="휴먼명조" w:hint="eastAsia"/>
                <w:b/>
                <w:bCs/>
              </w:rPr>
            </w:pPr>
            <w:r w:rsidRPr="00BB3F33">
              <w:rPr>
                <w:rFonts w:ascii="휴먼명조" w:eastAsia="휴먼명조" w:hint="eastAsia"/>
                <w:b/>
                <w:bCs/>
              </w:rPr>
              <w:t>기술수준</w:t>
            </w:r>
          </w:p>
        </w:tc>
        <w:tc>
          <w:tcPr>
            <w:tcW w:w="2749" w:type="dxa"/>
            <w:tcBorders>
              <w:top w:val="single" w:sz="2" w:space="0" w:color="000000"/>
              <w:left w:val="single" w:sz="2" w:space="0" w:color="000000"/>
              <w:bottom w:val="single" w:sz="2" w:space="0" w:color="000000"/>
              <w:right w:val="single" w:sz="9" w:space="0" w:color="000000"/>
              <w:tl2br w:val="nil"/>
              <w:tr2bl w:val="nil"/>
            </w:tcBorders>
            <w:vAlign w:val="center"/>
          </w:tcPr>
          <w:p w14:paraId="72FBB980" w14:textId="6D9E6385" w:rsidR="00A114F3" w:rsidRPr="00BB3F33" w:rsidRDefault="00A114F3" w:rsidP="00BB3F33">
            <w:pPr>
              <w:jc w:val="center"/>
              <w:rPr>
                <w:rFonts w:ascii="휴먼명조" w:eastAsia="휴먼명조" w:hint="eastAsia"/>
                <w:sz w:val="20"/>
                <w:szCs w:val="20"/>
              </w:rPr>
            </w:pPr>
            <w:r w:rsidRPr="00BB3F33">
              <w:rPr>
                <w:rFonts w:ascii="휴먼명조" w:eastAsia="휴먼명조" w:hint="eastAsia"/>
                <w:sz w:val="20"/>
                <w:szCs w:val="20"/>
              </w:rPr>
              <w:t>(</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lang w:eastAsia="ko-KR"/>
              </w:rPr>
              <w:t>9</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 10점</w:t>
            </w:r>
            <w:r w:rsidR="00BB3F33">
              <w:rPr>
                <w:rFonts w:ascii="휴먼명조" w:eastAsia="휴먼명조" w:hint="eastAsia"/>
                <w:sz w:val="20"/>
                <w:szCs w:val="20"/>
                <w:lang w:eastAsia="ko-KR"/>
              </w:rPr>
              <w:t xml:space="preserve"> </w:t>
            </w:r>
            <w:r w:rsidRPr="00BB3F33">
              <w:rPr>
                <w:rFonts w:ascii="휴먼명조" w:eastAsia="휴먼명조" w:hint="eastAsia"/>
                <w:sz w:val="20"/>
                <w:szCs w:val="20"/>
              </w:rPr>
              <w:t>)</w:t>
            </w:r>
          </w:p>
        </w:tc>
      </w:tr>
      <w:tr w:rsidR="00A114F3" w:rsidRPr="005A5A75" w14:paraId="5FF7011E" w14:textId="77777777" w:rsidTr="000803E1">
        <w:trPr>
          <w:trHeight w:val="386"/>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614AB48E" w14:textId="77777777" w:rsidR="00A114F3" w:rsidRPr="0089577B" w:rsidRDefault="00A114F3" w:rsidP="000803E1">
            <w:pPr>
              <w:pStyle w:val="a9"/>
              <w:wordWrap/>
              <w:spacing w:line="360" w:lineRule="auto"/>
              <w:jc w:val="center"/>
              <w:rPr>
                <w:rFonts w:ascii="휴먼명조" w:eastAsia="휴먼명조" w:cs="휴먼고딕" w:hint="eastAsia"/>
                <w:b/>
                <w:bCs/>
              </w:rPr>
            </w:pPr>
            <w:r w:rsidRPr="0089577B">
              <w:rPr>
                <w:rFonts w:ascii="휴먼명조" w:eastAsia="휴먼명조" w:cs="휴먼고딕" w:hint="eastAsia"/>
                <w:b/>
                <w:bCs/>
              </w:rPr>
              <w:t>구분</w:t>
            </w:r>
          </w:p>
        </w:tc>
        <w:tc>
          <w:tcPr>
            <w:tcW w:w="8243" w:type="dxa"/>
            <w:gridSpan w:val="3"/>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09FD92D7" w14:textId="77777777" w:rsidR="00A114F3" w:rsidRPr="00BB3F33" w:rsidRDefault="00A114F3" w:rsidP="000803E1">
            <w:pPr>
              <w:pStyle w:val="a9"/>
              <w:wordWrap/>
              <w:spacing w:line="360" w:lineRule="auto"/>
              <w:jc w:val="center"/>
              <w:rPr>
                <w:rFonts w:ascii="휴먼명조" w:eastAsia="휴먼명조" w:cs="휴먼고딕" w:hint="eastAsia"/>
                <w:b/>
                <w:bCs/>
              </w:rPr>
            </w:pPr>
            <w:r w:rsidRPr="00BB3F33">
              <w:rPr>
                <w:rFonts w:ascii="휴먼명조" w:eastAsia="휴먼명조" w:cs="휴먼고딕" w:hint="eastAsia"/>
                <w:b/>
                <w:bCs/>
              </w:rPr>
              <w:t>내용</w:t>
            </w:r>
          </w:p>
        </w:tc>
      </w:tr>
      <w:tr w:rsidR="00A114F3" w:rsidRPr="005A5A75" w14:paraId="3881EAAF" w14:textId="77777777" w:rsidTr="000803E1">
        <w:trPr>
          <w:trHeight w:val="1656"/>
        </w:trPr>
        <w:tc>
          <w:tcPr>
            <w:tcW w:w="1433" w:type="dxa"/>
            <w:tcBorders>
              <w:top w:val="single" w:sz="2" w:space="0" w:color="000000"/>
              <w:left w:val="single" w:sz="9" w:space="0" w:color="000000"/>
              <w:bottom w:val="single" w:sz="2" w:space="0" w:color="000000"/>
              <w:right w:val="single" w:sz="2" w:space="0" w:color="000000"/>
              <w:tl2br w:val="nil"/>
              <w:tr2bl w:val="nil"/>
            </w:tcBorders>
            <w:vAlign w:val="center"/>
          </w:tcPr>
          <w:p w14:paraId="21F2D2E3" w14:textId="77777777" w:rsidR="00A114F3" w:rsidRPr="0089577B" w:rsidRDefault="00A114F3" w:rsidP="000803E1">
            <w:pPr>
              <w:pStyle w:val="a9"/>
              <w:wordWrap/>
              <w:spacing w:line="360" w:lineRule="auto"/>
              <w:jc w:val="center"/>
              <w:rPr>
                <w:rFonts w:ascii="휴먼명조" w:eastAsia="휴먼명조" w:hint="eastAsia"/>
              </w:rPr>
            </w:pPr>
            <w:r w:rsidRPr="0089577B">
              <w:rPr>
                <w:rFonts w:ascii="휴먼명조" w:eastAsia="휴먼명조" w:hint="eastAsia"/>
              </w:rPr>
              <w:t>수행 내용</w:t>
            </w:r>
          </w:p>
        </w:tc>
        <w:tc>
          <w:tcPr>
            <w:tcW w:w="8243" w:type="dxa"/>
            <w:gridSpan w:val="3"/>
            <w:tcBorders>
              <w:top w:val="single" w:sz="2" w:space="0" w:color="000000"/>
              <w:left w:val="single" w:sz="2" w:space="0" w:color="000000"/>
              <w:bottom w:val="single" w:sz="2" w:space="0" w:color="000000"/>
              <w:right w:val="single" w:sz="9" w:space="0" w:color="000000"/>
              <w:tl2br w:val="nil"/>
              <w:tr2bl w:val="nil"/>
            </w:tcBorders>
          </w:tcPr>
          <w:p w14:paraId="7B911305"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cs="Malgun Gothic" w:hint="eastAsia"/>
                <w:sz w:val="20"/>
                <w:szCs w:val="20"/>
                <w:lang w:eastAsia="ko-KR"/>
              </w:rPr>
              <w:t>프로젝트에서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저는</w:t>
            </w:r>
            <w:r w:rsidRPr="00BB3F33">
              <w:rPr>
                <w:rFonts w:ascii="휴먼명조" w:eastAsia="휴먼명조" w:hint="eastAsia"/>
                <w:sz w:val="20"/>
                <w:szCs w:val="20"/>
                <w:lang w:eastAsia="ko-KR"/>
              </w:rPr>
              <w:t xml:space="preserve"> DirectX 12(D3D12)</w:t>
            </w:r>
            <w:r w:rsidRPr="00BB3F33">
              <w:rPr>
                <w:rFonts w:ascii="휴먼명조" w:eastAsia="휴먼명조" w:cs="Malgun Gothic" w:hint="eastAsia"/>
                <w:sz w:val="20"/>
                <w:szCs w:val="20"/>
                <w:lang w:eastAsia="ko-KR"/>
              </w:rPr>
              <w:t>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기반으로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하는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백엔드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시스템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초기화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및</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파이프라인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구성과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이를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바탕으로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다중</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포맷</w:t>
            </w:r>
            <w:r w:rsidRPr="00BB3F33">
              <w:rPr>
                <w:rFonts w:ascii="휴먼명조" w:eastAsia="휴먼명조" w:hint="eastAsia"/>
                <w:sz w:val="20"/>
                <w:szCs w:val="20"/>
                <w:lang w:eastAsia="ko-KR"/>
              </w:rPr>
              <w:t xml:space="preserve"> 3D </w:t>
            </w:r>
            <w:r w:rsidRPr="00BB3F33">
              <w:rPr>
                <w:rFonts w:ascii="휴먼명조" w:eastAsia="휴먼명조" w:cs="Malgun Gothic" w:hint="eastAsia"/>
                <w:sz w:val="20"/>
                <w:szCs w:val="20"/>
                <w:lang w:eastAsia="ko-KR"/>
              </w:rPr>
              <w:t>모델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로더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개발을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담당하였습니다</w:t>
            </w:r>
            <w:r w:rsidRPr="00BB3F33">
              <w:rPr>
                <w:rFonts w:ascii="휴먼명조" w:eastAsia="휴먼명조" w:hint="eastAsia"/>
                <w:sz w:val="20"/>
                <w:szCs w:val="20"/>
                <w:lang w:eastAsia="ko-KR"/>
              </w:rPr>
              <w:t>.</w:t>
            </w:r>
          </w:p>
          <w:p w14:paraId="0793AEBD" w14:textId="77777777" w:rsidR="00A114F3" w:rsidRPr="00BB3F33" w:rsidRDefault="00A114F3" w:rsidP="00BB3F33">
            <w:pPr>
              <w:spacing w:line="360" w:lineRule="auto"/>
              <w:rPr>
                <w:rFonts w:ascii="휴먼명조" w:eastAsia="휴먼명조" w:hint="eastAsia"/>
                <w:sz w:val="20"/>
                <w:szCs w:val="20"/>
                <w:lang w:eastAsia="ko-KR"/>
              </w:rPr>
            </w:pPr>
          </w:p>
          <w:p w14:paraId="47A34F51"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cs="Malgun Gothic" w:hint="eastAsia"/>
                <w:sz w:val="20"/>
                <w:szCs w:val="20"/>
                <w:lang w:eastAsia="ko-KR"/>
              </w:rPr>
              <w:t>먼저</w:t>
            </w:r>
            <w:r w:rsidRPr="00BB3F33">
              <w:rPr>
                <w:rFonts w:ascii="휴먼명조" w:eastAsia="휴먼명조" w:hint="eastAsia"/>
                <w:sz w:val="20"/>
                <w:szCs w:val="20"/>
                <w:lang w:eastAsia="ko-KR"/>
              </w:rPr>
              <w:t xml:space="preserve">, D3D12 </w:t>
            </w:r>
            <w:r w:rsidRPr="00BB3F33">
              <w:rPr>
                <w:rFonts w:ascii="휴먼명조" w:eastAsia="휴먼명조" w:cs="Malgun Gothic" w:hint="eastAsia"/>
                <w:sz w:val="20"/>
                <w:szCs w:val="20"/>
                <w:lang w:eastAsia="ko-KR"/>
              </w:rPr>
              <w:t>백엔드의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장치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초기화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커맨드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리스트를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통한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명령</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루트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시그니처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및</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그래픽스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파이프라인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생성</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그리고</w:t>
            </w:r>
            <w:r w:rsidRPr="00BB3F33">
              <w:rPr>
                <w:rFonts w:ascii="휴먼명조" w:eastAsia="휴먼명조" w:hint="eastAsia"/>
                <w:sz w:val="20"/>
                <w:szCs w:val="20"/>
                <w:lang w:eastAsia="ko-KR"/>
              </w:rPr>
              <w:t xml:space="preserve"> GPU </w:t>
            </w:r>
            <w:r w:rsidRPr="00BB3F33">
              <w:rPr>
                <w:rFonts w:ascii="휴먼명조" w:eastAsia="휴먼명조" w:cs="Malgun Gothic" w:hint="eastAsia"/>
                <w:sz w:val="20"/>
                <w:szCs w:val="20"/>
                <w:lang w:eastAsia="ko-KR"/>
              </w:rPr>
              <w:t>리소스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관리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흐름을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전반적으로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구축했습니다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이를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통해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그래픽스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디바이스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설정부터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명령</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제출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그리고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및</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텍스처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그래픽</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메모리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전송에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이르는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백엔드의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핵심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기반을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독립적으로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완성했습니다</w:t>
            </w:r>
            <w:r w:rsidRPr="00BB3F33">
              <w:rPr>
                <w:rFonts w:ascii="휴먼명조" w:eastAsia="휴먼명조" w:hint="eastAsia"/>
                <w:sz w:val="20"/>
                <w:szCs w:val="20"/>
                <w:lang w:eastAsia="ko-KR"/>
              </w:rPr>
              <w:t>.</w:t>
            </w:r>
          </w:p>
          <w:p w14:paraId="5F26BB47" w14:textId="77777777" w:rsidR="00A114F3" w:rsidRPr="00BB3F33" w:rsidRDefault="00A114F3" w:rsidP="00BB3F33">
            <w:pPr>
              <w:spacing w:line="360" w:lineRule="auto"/>
              <w:rPr>
                <w:rFonts w:ascii="휴먼명조" w:eastAsia="휴먼명조" w:hint="eastAsia"/>
                <w:sz w:val="20"/>
                <w:szCs w:val="20"/>
                <w:lang w:eastAsia="ko-KR"/>
              </w:rPr>
            </w:pPr>
          </w:p>
          <w:p w14:paraId="6BEB7F5D"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cs="Malgun Gothic" w:hint="eastAsia"/>
                <w:sz w:val="20"/>
                <w:szCs w:val="20"/>
                <w:lang w:eastAsia="ko-KR"/>
              </w:rPr>
              <w:t>다음으로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구축된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환경</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위에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다양한</w:t>
            </w:r>
            <w:r w:rsidRPr="00BB3F33">
              <w:rPr>
                <w:rFonts w:ascii="휴먼명조" w:eastAsia="휴먼명조" w:hint="eastAsia"/>
                <w:sz w:val="20"/>
                <w:szCs w:val="20"/>
                <w:lang w:eastAsia="ko-KR"/>
              </w:rPr>
              <w:t xml:space="preserve"> 3D </w:t>
            </w:r>
            <w:r w:rsidRPr="00BB3F33">
              <w:rPr>
                <w:rFonts w:ascii="휴먼명조" w:eastAsia="휴먼명조" w:cs="Malgun Gothic" w:hint="eastAsia"/>
                <w:sz w:val="20"/>
                <w:szCs w:val="20"/>
                <w:lang w:eastAsia="ko-KR"/>
              </w:rPr>
              <w:t>에셋을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띄우기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위해</w:t>
            </w:r>
            <w:r w:rsidRPr="00BB3F33">
              <w:rPr>
                <w:rFonts w:ascii="휴먼명조" w:eastAsia="휴먼명조" w:hint="eastAsia"/>
                <w:sz w:val="20"/>
                <w:szCs w:val="20"/>
                <w:lang w:eastAsia="ko-KR"/>
              </w:rPr>
              <w:t xml:space="preserve"> OBJ, FBX, GLTF</w:t>
            </w:r>
            <w:r w:rsidRPr="00BB3F33">
              <w:rPr>
                <w:rFonts w:ascii="휴먼명조" w:eastAsia="휴먼명조" w:cs="Malgun Gothic" w:hint="eastAsia"/>
                <w:sz w:val="20"/>
                <w:szCs w:val="20"/>
                <w:lang w:eastAsia="ko-KR"/>
              </w:rPr>
              <w:t>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모두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지원하는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다중</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포맷</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모델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로더를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구현했습니다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파싱</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과정에서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기하학적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형상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메시</w:t>
            </w:r>
            <w:r w:rsidRPr="00BB3F33">
              <w:rPr>
                <w:rFonts w:ascii="휴먼명조" w:eastAsia="휴먼명조" w:hint="eastAsia"/>
                <w:sz w:val="20"/>
                <w:szCs w:val="20"/>
                <w:lang w:eastAsia="ko-KR"/>
              </w:rPr>
              <w:t>(Mesh)</w:t>
            </w:r>
            <w:r w:rsidRPr="00BB3F33">
              <w:rPr>
                <w:rFonts w:ascii="휴먼명조" w:eastAsia="휴먼명조" w:cs="Malgun Gothic" w:hint="eastAsia"/>
                <w:sz w:val="20"/>
                <w:szCs w:val="20"/>
                <w:lang w:eastAsia="ko-KR"/>
              </w:rPr>
              <w:t>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질감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및</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표면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속성은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머티리얼</w:t>
            </w:r>
            <w:r w:rsidRPr="00BB3F33">
              <w:rPr>
                <w:rFonts w:ascii="휴먼명조" w:eastAsia="휴먼명조" w:hint="eastAsia"/>
                <w:sz w:val="20"/>
                <w:szCs w:val="20"/>
                <w:lang w:eastAsia="ko-KR"/>
              </w:rPr>
              <w:t xml:space="preserve">(Material) </w:t>
            </w:r>
            <w:r w:rsidRPr="00BB3F33">
              <w:rPr>
                <w:rFonts w:ascii="휴먼명조" w:eastAsia="휴먼명조" w:cs="Malgun Gothic" w:hint="eastAsia"/>
                <w:sz w:val="20"/>
                <w:szCs w:val="20"/>
                <w:lang w:eastAsia="ko-KR"/>
              </w:rPr>
              <w:t>정보로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분리하여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효율적으로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리소스를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관리하고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이후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라이팅</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연산에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활용될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있도록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시스템을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구성했습니다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나아가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규격의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특징을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반영하여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실제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파이프라인에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적합하도록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세부적으로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가공했습니다</w:t>
            </w:r>
            <w:r w:rsidRPr="00BB3F33">
              <w:rPr>
                <w:rFonts w:ascii="휴먼명조" w:eastAsia="휴먼명조" w:hint="eastAsia"/>
                <w:sz w:val="20"/>
                <w:szCs w:val="20"/>
                <w:lang w:eastAsia="ko-KR"/>
              </w:rPr>
              <w:t>.</w:t>
            </w:r>
          </w:p>
          <w:p w14:paraId="4481F431" w14:textId="77777777" w:rsidR="00A114F3" w:rsidRPr="00BB3F33" w:rsidRDefault="00A114F3" w:rsidP="00BB3F33">
            <w:pPr>
              <w:spacing w:line="360" w:lineRule="auto"/>
              <w:rPr>
                <w:rFonts w:ascii="휴먼명조" w:eastAsia="휴먼명조" w:hint="eastAsia"/>
                <w:sz w:val="20"/>
                <w:szCs w:val="20"/>
                <w:lang w:eastAsia="ko-KR"/>
              </w:rPr>
            </w:pPr>
          </w:p>
          <w:p w14:paraId="4881DABC" w14:textId="77777777" w:rsidR="00A114F3" w:rsidRPr="00BB3F33" w:rsidRDefault="00A114F3" w:rsidP="00BB3F33">
            <w:pPr>
              <w:pStyle w:val="af7"/>
              <w:numPr>
                <w:ilvl w:val="0"/>
                <w:numId w:val="30"/>
              </w:num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 xml:space="preserve">OBJ </w:t>
            </w:r>
            <w:r w:rsidRPr="00BB3F33">
              <w:rPr>
                <w:rFonts w:ascii="휴먼명조" w:eastAsia="휴먼명조" w:cs="Malgun Gothic" w:hint="eastAsia"/>
                <w:sz w:val="20"/>
                <w:szCs w:val="20"/>
                <w:lang w:eastAsia="ko-KR"/>
              </w:rPr>
              <w:t>로더는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스트림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기반의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자체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파서를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구현했으며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다각형</w:t>
            </w:r>
            <w:r w:rsidRPr="00BB3F33">
              <w:rPr>
                <w:rFonts w:ascii="휴먼명조" w:eastAsia="휴먼명조" w:hint="eastAsia"/>
                <w:sz w:val="20"/>
                <w:szCs w:val="20"/>
                <w:lang w:eastAsia="ko-KR"/>
              </w:rPr>
              <w:t xml:space="preserve">(N-Gon) </w:t>
            </w:r>
            <w:r w:rsidRPr="00BB3F33">
              <w:rPr>
                <w:rFonts w:ascii="휴먼명조" w:eastAsia="휴먼명조" w:cs="Malgun Gothic" w:hint="eastAsia"/>
                <w:sz w:val="20"/>
                <w:szCs w:val="20"/>
                <w:lang w:eastAsia="ko-KR"/>
              </w:rPr>
              <w:t>면을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삼각분할</w:t>
            </w:r>
            <w:r w:rsidRPr="00BB3F33">
              <w:rPr>
                <w:rFonts w:ascii="휴먼명조" w:eastAsia="휴먼명조" w:hint="eastAsia"/>
                <w:sz w:val="20"/>
                <w:szCs w:val="20"/>
                <w:lang w:eastAsia="ko-KR"/>
              </w:rPr>
              <w:t xml:space="preserve">(Fan Triangulation) </w:t>
            </w:r>
            <w:r w:rsidRPr="00BB3F33">
              <w:rPr>
                <w:rFonts w:ascii="휴먼명조" w:eastAsia="휴먼명조" w:cs="Malgun Gothic" w:hint="eastAsia"/>
                <w:sz w:val="20"/>
                <w:szCs w:val="20"/>
                <w:lang w:eastAsia="ko-KR"/>
              </w:rPr>
              <w:t>방식을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통해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삼각형</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메시로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동적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변환했습니다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추가로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외부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재질</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파일</w:t>
            </w:r>
            <w:r w:rsidRPr="00BB3F33">
              <w:rPr>
                <w:rFonts w:ascii="휴먼명조" w:eastAsia="휴먼명조" w:hint="eastAsia"/>
                <w:sz w:val="20"/>
                <w:szCs w:val="20"/>
                <w:lang w:eastAsia="ko-KR"/>
              </w:rPr>
              <w:t>(.mtl)</w:t>
            </w:r>
            <w:r w:rsidRPr="00BB3F33">
              <w:rPr>
                <w:rFonts w:ascii="휴먼명조" w:eastAsia="휴먼명조" w:cs="Malgun Gothic" w:hint="eastAsia"/>
                <w:sz w:val="20"/>
                <w:szCs w:val="20"/>
                <w:lang w:eastAsia="ko-KR"/>
              </w:rPr>
              <w:t>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직접</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파싱해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색상과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텍스처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경로를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추출했습니다</w:t>
            </w:r>
            <w:r w:rsidRPr="00BB3F33">
              <w:rPr>
                <w:rFonts w:ascii="휴먼명조" w:eastAsia="휴먼명조" w:hint="eastAsia"/>
                <w:sz w:val="20"/>
                <w:szCs w:val="20"/>
                <w:lang w:eastAsia="ko-KR"/>
              </w:rPr>
              <w:t>.</w:t>
            </w:r>
          </w:p>
          <w:p w14:paraId="38B13D75" w14:textId="77777777" w:rsidR="00A114F3" w:rsidRPr="00BB3F33" w:rsidRDefault="00A114F3" w:rsidP="00BB3F33">
            <w:pPr>
              <w:pStyle w:val="af7"/>
              <w:numPr>
                <w:ilvl w:val="0"/>
                <w:numId w:val="30"/>
              </w:num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 xml:space="preserve">GLTF </w:t>
            </w:r>
            <w:r w:rsidRPr="00BB3F33">
              <w:rPr>
                <w:rFonts w:ascii="휴먼명조" w:eastAsia="휴먼명조" w:cs="Malgun Gothic" w:hint="eastAsia"/>
                <w:sz w:val="20"/>
                <w:szCs w:val="20"/>
                <w:lang w:eastAsia="ko-KR"/>
              </w:rPr>
              <w:t>로더는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씬</w:t>
            </w:r>
            <w:r w:rsidRPr="00BB3F33">
              <w:rPr>
                <w:rFonts w:ascii="휴먼명조" w:eastAsia="휴먼명조" w:hint="eastAsia"/>
                <w:sz w:val="20"/>
                <w:szCs w:val="20"/>
                <w:lang w:eastAsia="ko-KR"/>
              </w:rPr>
              <w:t>(Default Scene)</w:t>
            </w:r>
            <w:r w:rsidRPr="00BB3F33">
              <w:rPr>
                <w:rFonts w:ascii="휴먼명조" w:eastAsia="휴먼명조" w:cs="Malgun Gothic" w:hint="eastAsia"/>
                <w:sz w:val="20"/>
                <w:szCs w:val="20"/>
                <w:lang w:eastAsia="ko-KR"/>
              </w:rPr>
              <w:t>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기준으로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그래프를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순회하도록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구현했습니다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노드의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로컬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변환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행렬을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누적해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정점과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법선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벡터에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미리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연산</w:t>
            </w:r>
            <w:r w:rsidRPr="00BB3F33">
              <w:rPr>
                <w:rFonts w:ascii="휴먼명조" w:eastAsia="휴먼명조" w:hint="eastAsia"/>
                <w:sz w:val="20"/>
                <w:szCs w:val="20"/>
                <w:lang w:eastAsia="ko-KR"/>
              </w:rPr>
              <w:t>(Baking)</w:t>
            </w:r>
            <w:r w:rsidRPr="00BB3F33">
              <w:rPr>
                <w:rFonts w:ascii="휴먼명조" w:eastAsia="휴먼명조" w:cs="Malgun Gothic" w:hint="eastAsia"/>
                <w:sz w:val="20"/>
                <w:szCs w:val="20"/>
                <w:lang w:eastAsia="ko-KR"/>
              </w:rPr>
              <w:t>하고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좌표계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방향</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및</w:t>
            </w:r>
            <w:r w:rsidRPr="00BB3F33">
              <w:rPr>
                <w:rFonts w:ascii="휴먼명조" w:eastAsia="휴먼명조" w:hint="eastAsia"/>
                <w:sz w:val="20"/>
                <w:szCs w:val="20"/>
                <w:lang w:eastAsia="ko-KR"/>
              </w:rPr>
              <w:t xml:space="preserve"> UV </w:t>
            </w:r>
            <w:r w:rsidRPr="00BB3F33">
              <w:rPr>
                <w:rFonts w:ascii="휴먼명조" w:eastAsia="휴먼명조" w:cs="Malgun Gothic" w:hint="eastAsia"/>
                <w:sz w:val="20"/>
                <w:szCs w:val="20"/>
                <w:lang w:eastAsia="ko-KR"/>
              </w:rPr>
              <w:t>특성에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맞춰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최상위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노드를</w:t>
            </w:r>
            <w:r w:rsidRPr="00BB3F33">
              <w:rPr>
                <w:rFonts w:ascii="휴먼명조" w:eastAsia="휴먼명조" w:hint="eastAsia"/>
                <w:sz w:val="20"/>
                <w:szCs w:val="20"/>
                <w:lang w:eastAsia="ko-KR"/>
              </w:rPr>
              <w:t xml:space="preserve"> Y</w:t>
            </w:r>
            <w:r w:rsidRPr="00BB3F33">
              <w:rPr>
                <w:rFonts w:ascii="휴먼명조" w:eastAsia="휴먼명조" w:cs="Malgun Gothic" w:hint="eastAsia"/>
                <w:sz w:val="20"/>
                <w:szCs w:val="20"/>
                <w:lang w:eastAsia="ko-KR"/>
              </w:rPr>
              <w:t>축</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기준으로</w:t>
            </w:r>
            <w:r w:rsidRPr="00BB3F33">
              <w:rPr>
                <w:rFonts w:ascii="휴먼명조" w:eastAsia="휴먼명조" w:hint="eastAsia"/>
                <w:sz w:val="20"/>
                <w:szCs w:val="20"/>
                <w:lang w:eastAsia="ko-KR"/>
              </w:rPr>
              <w:t xml:space="preserve"> 180</w:t>
            </w:r>
            <w:r w:rsidRPr="00BB3F33">
              <w:rPr>
                <w:rFonts w:ascii="휴먼명조" w:eastAsia="휴먼명조" w:cs="Malgun Gothic" w:hint="eastAsia"/>
                <w:sz w:val="20"/>
                <w:szCs w:val="20"/>
                <w:lang w:eastAsia="ko-KR"/>
              </w:rPr>
              <w:t>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회전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및</w:t>
            </w:r>
            <w:r w:rsidRPr="00BB3F33">
              <w:rPr>
                <w:rFonts w:ascii="휴먼명조" w:eastAsia="휴먼명조" w:hint="eastAsia"/>
                <w:sz w:val="20"/>
                <w:szCs w:val="20"/>
                <w:lang w:eastAsia="ko-KR"/>
              </w:rPr>
              <w:t xml:space="preserve"> UV Y</w:t>
            </w:r>
            <w:r w:rsidRPr="00BB3F33">
              <w:rPr>
                <w:rFonts w:ascii="휴먼명조" w:eastAsia="휴먼명조" w:cs="Malgun Gothic" w:hint="eastAsia"/>
                <w:sz w:val="20"/>
                <w:szCs w:val="20"/>
                <w:lang w:eastAsia="ko-KR"/>
              </w:rPr>
              <w:t>축</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반전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처리를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적용했습니다</w:t>
            </w:r>
            <w:r w:rsidRPr="00BB3F33">
              <w:rPr>
                <w:rFonts w:ascii="휴먼명조" w:eastAsia="휴먼명조" w:hint="eastAsia"/>
                <w:sz w:val="20"/>
                <w:szCs w:val="20"/>
                <w:lang w:eastAsia="ko-KR"/>
              </w:rPr>
              <w:t>.</w:t>
            </w:r>
          </w:p>
          <w:p w14:paraId="028F7F35" w14:textId="77777777" w:rsidR="00A114F3" w:rsidRPr="00BB3F33" w:rsidRDefault="00A114F3" w:rsidP="00BB3F33">
            <w:pPr>
              <w:pStyle w:val="af7"/>
              <w:numPr>
                <w:ilvl w:val="0"/>
                <w:numId w:val="30"/>
              </w:num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 xml:space="preserve">FBX </w:t>
            </w:r>
            <w:r w:rsidRPr="00BB3F33">
              <w:rPr>
                <w:rFonts w:ascii="휴먼명조" w:eastAsia="휴먼명조" w:cs="Malgun Gothic" w:hint="eastAsia"/>
                <w:sz w:val="20"/>
                <w:szCs w:val="20"/>
                <w:lang w:eastAsia="ko-KR"/>
              </w:rPr>
              <w:t>로더는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파싱</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라이브러리</w:t>
            </w:r>
            <w:r w:rsidRPr="00BB3F33">
              <w:rPr>
                <w:rFonts w:ascii="휴먼명조" w:eastAsia="휴먼명조" w:hint="eastAsia"/>
                <w:sz w:val="20"/>
                <w:szCs w:val="20"/>
                <w:lang w:eastAsia="ko-KR"/>
              </w:rPr>
              <w:t>(ufbx)</w:t>
            </w:r>
            <w:r w:rsidRPr="00BB3F33">
              <w:rPr>
                <w:rFonts w:ascii="휴먼명조" w:eastAsia="휴먼명조" w:cs="Malgun Gothic" w:hint="eastAsia"/>
                <w:sz w:val="20"/>
                <w:szCs w:val="20"/>
                <w:lang w:eastAsia="ko-KR"/>
              </w:rPr>
              <w:t>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활용해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다각형</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메시를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삼각화하고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구조에서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추출된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정점에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노드의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전역</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변환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행렬을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적용하여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모델이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정확한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월드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공간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위치에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배치되도록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처리했습니다</w:t>
            </w:r>
            <w:r w:rsidRPr="00BB3F33">
              <w:rPr>
                <w:rFonts w:ascii="휴먼명조" w:eastAsia="휴먼명조" w:hint="eastAsia"/>
                <w:sz w:val="20"/>
                <w:szCs w:val="20"/>
                <w:lang w:eastAsia="ko-KR"/>
              </w:rPr>
              <w:t>.</w:t>
            </w:r>
          </w:p>
          <w:p w14:paraId="560FD597"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cs="Malgun Gothic" w:hint="eastAsia"/>
                <w:sz w:val="20"/>
                <w:szCs w:val="20"/>
                <w:lang w:eastAsia="ko-KR"/>
              </w:rPr>
              <w:t>마지막으로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우리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엔진이</w:t>
            </w:r>
            <w:r w:rsidRPr="00BB3F33">
              <w:rPr>
                <w:rFonts w:ascii="휴먼명조" w:eastAsia="휴먼명조" w:hint="eastAsia"/>
                <w:sz w:val="20"/>
                <w:szCs w:val="20"/>
                <w:lang w:eastAsia="ko-KR"/>
              </w:rPr>
              <w:t xml:space="preserve"> D3D12, Vulkan, Metal </w:t>
            </w:r>
            <w:r w:rsidRPr="00BB3F33">
              <w:rPr>
                <w:rFonts w:ascii="휴먼명조" w:eastAsia="휴먼명조" w:cs="Malgun Gothic" w:hint="eastAsia"/>
                <w:sz w:val="20"/>
                <w:szCs w:val="20"/>
                <w:lang w:eastAsia="ko-KR"/>
              </w:rPr>
              <w:t>등</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다중</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그래픽스</w:t>
            </w:r>
            <w:r w:rsidRPr="00BB3F33">
              <w:rPr>
                <w:rFonts w:ascii="휴먼명조" w:eastAsia="휴먼명조" w:hint="eastAsia"/>
                <w:sz w:val="20"/>
                <w:szCs w:val="20"/>
                <w:lang w:eastAsia="ko-KR"/>
              </w:rPr>
              <w:t xml:space="preserve"> API</w:t>
            </w:r>
            <w:r w:rsidRPr="00BB3F33">
              <w:rPr>
                <w:rFonts w:ascii="휴먼명조" w:eastAsia="휴먼명조" w:cs="Malgun Gothic" w:hint="eastAsia"/>
                <w:sz w:val="20"/>
                <w:szCs w:val="20"/>
                <w:lang w:eastAsia="ko-KR"/>
              </w:rPr>
              <w:t>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지원한다는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점</w:t>
            </w:r>
            <w:r w:rsidRPr="00BB3F33">
              <w:rPr>
                <w:rFonts w:ascii="휴먼명조" w:eastAsia="휴먼명조" w:cs="Malgun Gothic" w:hint="eastAsia"/>
                <w:sz w:val="20"/>
                <w:szCs w:val="20"/>
                <w:lang w:eastAsia="ko-KR"/>
              </w:rPr>
              <w:lastRenderedPageBreak/>
              <w:t>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고려하여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추상화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작업을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진행했습니다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로더에서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읽어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들인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다양한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형태의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모델</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엔진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내부용</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공통</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표준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구조로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일괄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변환함으로써</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어떤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백엔드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환경에서도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동일한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규격으로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그래픽스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처리가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가능하도록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통합</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기반을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마련했습니다</w:t>
            </w:r>
            <w:r w:rsidRPr="00BB3F33">
              <w:rPr>
                <w:rFonts w:ascii="휴먼명조" w:eastAsia="휴먼명조" w:hint="eastAsia"/>
                <w:sz w:val="20"/>
                <w:szCs w:val="20"/>
                <w:lang w:eastAsia="ko-KR"/>
              </w:rPr>
              <w:t>.</w:t>
            </w:r>
          </w:p>
        </w:tc>
      </w:tr>
      <w:tr w:rsidR="00A114F3" w:rsidRPr="005A5A75" w14:paraId="5485C15E" w14:textId="77777777" w:rsidTr="000803E1">
        <w:trPr>
          <w:trHeight w:val="6262"/>
        </w:trPr>
        <w:tc>
          <w:tcPr>
            <w:tcW w:w="1433" w:type="dxa"/>
            <w:tcBorders>
              <w:top w:val="single" w:sz="2" w:space="0" w:color="000000"/>
              <w:left w:val="single" w:sz="9" w:space="0" w:color="000000"/>
              <w:bottom w:val="single" w:sz="9" w:space="0" w:color="000000"/>
              <w:right w:val="single" w:sz="2" w:space="0" w:color="000000"/>
              <w:tl2br w:val="nil"/>
              <w:tr2bl w:val="nil"/>
            </w:tcBorders>
            <w:vAlign w:val="center"/>
          </w:tcPr>
          <w:p w14:paraId="6B150A79" w14:textId="77777777" w:rsidR="00A114F3" w:rsidRPr="0089577B" w:rsidRDefault="00A114F3" w:rsidP="000803E1">
            <w:pPr>
              <w:pStyle w:val="a9"/>
              <w:wordWrap/>
              <w:spacing w:line="360" w:lineRule="auto"/>
              <w:jc w:val="center"/>
              <w:rPr>
                <w:rFonts w:ascii="휴먼명조" w:eastAsia="휴먼명조" w:hint="eastAsia"/>
                <w:lang w:eastAsia="ko-KR"/>
              </w:rPr>
            </w:pPr>
            <w:r w:rsidRPr="0089577B">
              <w:rPr>
                <w:rFonts w:ascii="휴먼명조" w:eastAsia="휴먼명조" w:hint="eastAsia"/>
                <w:lang w:eastAsia="ko-KR"/>
              </w:rPr>
              <w:lastRenderedPageBreak/>
              <w:t>과제수행 시</w:t>
            </w:r>
          </w:p>
          <w:p w14:paraId="213FA810" w14:textId="77777777" w:rsidR="00A114F3" w:rsidRPr="0089577B" w:rsidRDefault="00A114F3" w:rsidP="000803E1">
            <w:pPr>
              <w:pStyle w:val="a9"/>
              <w:wordWrap/>
              <w:spacing w:line="360" w:lineRule="auto"/>
              <w:jc w:val="center"/>
              <w:rPr>
                <w:rFonts w:ascii="휴먼명조" w:eastAsia="휴먼명조" w:hint="eastAsia"/>
                <w:lang w:eastAsia="ko-KR"/>
              </w:rPr>
            </w:pPr>
            <w:r w:rsidRPr="0089577B">
              <w:rPr>
                <w:rFonts w:ascii="휴먼명조" w:eastAsia="휴먼명조" w:hint="eastAsia"/>
                <w:lang w:eastAsia="ko-KR"/>
              </w:rPr>
              <w:t>문제점 및 해결방안</w:t>
            </w:r>
          </w:p>
        </w:tc>
        <w:tc>
          <w:tcPr>
            <w:tcW w:w="8243" w:type="dxa"/>
            <w:gridSpan w:val="3"/>
            <w:tcBorders>
              <w:top w:val="single" w:sz="2" w:space="0" w:color="000000"/>
              <w:left w:val="single" w:sz="2" w:space="0" w:color="000000"/>
              <w:bottom w:val="single" w:sz="9" w:space="0" w:color="000000"/>
              <w:right w:val="single" w:sz="9" w:space="0" w:color="000000"/>
              <w:tl2br w:val="nil"/>
              <w:tr2bl w:val="nil"/>
            </w:tcBorders>
          </w:tcPr>
          <w:p w14:paraId="221F3B11"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cs="Malgun Gothic" w:hint="eastAsia"/>
                <w:sz w:val="20"/>
                <w:szCs w:val="20"/>
                <w:lang w:eastAsia="ko-KR"/>
              </w:rPr>
              <w:t>과제를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수행하며</w:t>
            </w:r>
            <w:r w:rsidRPr="00BB3F33">
              <w:rPr>
                <w:rFonts w:ascii="휴먼명조" w:eastAsia="휴먼명조" w:hint="eastAsia"/>
                <w:sz w:val="20"/>
                <w:szCs w:val="20"/>
                <w:lang w:eastAsia="ko-KR"/>
              </w:rPr>
              <w:t xml:space="preserve"> D3D12 </w:t>
            </w:r>
            <w:r w:rsidRPr="00BB3F33">
              <w:rPr>
                <w:rFonts w:ascii="휴먼명조" w:eastAsia="휴먼명조" w:cs="Malgun Gothic" w:hint="eastAsia"/>
                <w:sz w:val="20"/>
                <w:szCs w:val="20"/>
                <w:lang w:eastAsia="ko-KR"/>
              </w:rPr>
              <w:t>파이프라인의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리소스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바인딩</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복잡성과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데이터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정규화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과정에서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문제점에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직면했습니다</w:t>
            </w:r>
            <w:r w:rsidRPr="00BB3F33">
              <w:rPr>
                <w:rFonts w:ascii="휴먼명조" w:eastAsia="휴먼명조" w:hint="eastAsia"/>
                <w:sz w:val="20"/>
                <w:szCs w:val="20"/>
                <w:lang w:eastAsia="ko-KR"/>
              </w:rPr>
              <w:t>.</w:t>
            </w:r>
          </w:p>
          <w:p w14:paraId="2329B912" w14:textId="77777777" w:rsidR="00A114F3" w:rsidRPr="00BB3F33" w:rsidRDefault="00A114F3" w:rsidP="00BB3F33">
            <w:pPr>
              <w:spacing w:line="360" w:lineRule="auto"/>
              <w:rPr>
                <w:rFonts w:ascii="휴먼명조" w:eastAsia="휴먼명조" w:hint="eastAsia"/>
                <w:sz w:val="20"/>
                <w:szCs w:val="20"/>
                <w:lang w:eastAsia="ko-KR"/>
              </w:rPr>
            </w:pPr>
          </w:p>
          <w:p w14:paraId="12AD9C5E"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cs="Malgun Gothic" w:hint="eastAsia"/>
                <w:sz w:val="20"/>
                <w:szCs w:val="20"/>
                <w:lang w:eastAsia="ko-KR"/>
              </w:rPr>
              <w:t>먼저</w:t>
            </w:r>
            <w:r w:rsidRPr="00BB3F33">
              <w:rPr>
                <w:rFonts w:ascii="휴먼명조" w:eastAsia="휴먼명조" w:hint="eastAsia"/>
                <w:sz w:val="20"/>
                <w:szCs w:val="20"/>
                <w:lang w:eastAsia="ko-KR"/>
              </w:rPr>
              <w:t xml:space="preserve">, D3D12 </w:t>
            </w:r>
            <w:r w:rsidRPr="00BB3F33">
              <w:rPr>
                <w:rFonts w:ascii="휴먼명조" w:eastAsia="휴먼명조" w:cs="Malgun Gothic" w:hint="eastAsia"/>
                <w:sz w:val="20"/>
                <w:szCs w:val="20"/>
                <w:lang w:eastAsia="ko-KR"/>
              </w:rPr>
              <w:t>파이프라인을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구축할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때</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버퍼</w:t>
            </w:r>
            <w:r w:rsidRPr="00BB3F33">
              <w:rPr>
                <w:rFonts w:ascii="휴먼명조" w:eastAsia="휴먼명조" w:hint="eastAsia"/>
                <w:sz w:val="20"/>
                <w:szCs w:val="20"/>
                <w:lang w:eastAsia="ko-KR"/>
              </w:rPr>
              <w:t>(Buffer)</w:t>
            </w:r>
            <w:r w:rsidRPr="00BB3F33">
              <w:rPr>
                <w:rFonts w:ascii="휴먼명조" w:eastAsia="휴먼명조" w:cs="Malgun Gothic" w:hint="eastAsia"/>
                <w:sz w:val="20"/>
                <w:szCs w:val="20"/>
                <w:lang w:eastAsia="ko-KR"/>
              </w:rPr>
              <w:t>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텍스처</w:t>
            </w:r>
            <w:r w:rsidRPr="00BB3F33">
              <w:rPr>
                <w:rFonts w:ascii="휴먼명조" w:eastAsia="휴먼명조" w:hint="eastAsia"/>
                <w:sz w:val="20"/>
                <w:szCs w:val="20"/>
                <w:lang w:eastAsia="ko-KR"/>
              </w:rPr>
              <w:t xml:space="preserve">(Texture) </w:t>
            </w:r>
            <w:r w:rsidRPr="00BB3F33">
              <w:rPr>
                <w:rFonts w:ascii="휴먼명조" w:eastAsia="휴먼명조" w:cs="Malgun Gothic" w:hint="eastAsia"/>
                <w:sz w:val="20"/>
                <w:szCs w:val="20"/>
                <w:lang w:eastAsia="ko-KR"/>
              </w:rPr>
              <w:t>같은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리소스를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단계에서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셰이더에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연결</w:t>
            </w:r>
            <w:r w:rsidRPr="00BB3F33">
              <w:rPr>
                <w:rFonts w:ascii="휴먼명조" w:eastAsia="휴먼명조" w:hint="eastAsia"/>
                <w:sz w:val="20"/>
                <w:szCs w:val="20"/>
                <w:lang w:eastAsia="ko-KR"/>
              </w:rPr>
              <w:t>(Binding)</w:t>
            </w:r>
            <w:r w:rsidRPr="00BB3F33">
              <w:rPr>
                <w:rFonts w:ascii="휴먼명조" w:eastAsia="휴먼명조" w:cs="Malgun Gothic" w:hint="eastAsia"/>
                <w:sz w:val="20"/>
                <w:szCs w:val="20"/>
                <w:lang w:eastAsia="ko-KR"/>
              </w:rPr>
              <w:t>하는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과정의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복잡성</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문제가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있었습니다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방식대로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리소스마다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디스크립터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테이블을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구성하고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루프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내에서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매번</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바인딩</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상태를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교체하는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것은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비효율적이며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코드가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매우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복잡해지는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단점이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있었습니다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이를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해결하기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위해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엔진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내부적으로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단일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전역</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디스크립터</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힙</w:t>
            </w:r>
            <w:r w:rsidRPr="00BB3F33">
              <w:rPr>
                <w:rFonts w:ascii="휴먼명조" w:eastAsia="휴먼명조" w:hint="eastAsia"/>
                <w:sz w:val="20"/>
                <w:szCs w:val="20"/>
                <w:lang w:eastAsia="ko-KR"/>
              </w:rPr>
              <w:t>(Global Descriptor Heap)</w:t>
            </w:r>
            <w:r w:rsidRPr="00BB3F33">
              <w:rPr>
                <w:rFonts w:ascii="휴먼명조" w:eastAsia="휴먼명조" w:cs="Malgun Gothic" w:hint="eastAsia"/>
                <w:sz w:val="20"/>
                <w:szCs w:val="20"/>
                <w:lang w:eastAsia="ko-KR"/>
              </w:rPr>
              <w:t>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유지하는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관리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구조를</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도입했습니다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리소스가</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생성될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때</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동적으로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슬롯</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인덱스</w:t>
            </w:r>
            <w:r w:rsidRPr="00BB3F33">
              <w:rPr>
                <w:rFonts w:ascii="휴먼명조" w:eastAsia="휴먼명조" w:hint="eastAsia"/>
                <w:sz w:val="20"/>
                <w:szCs w:val="20"/>
                <w:lang w:eastAsia="ko-KR"/>
              </w:rPr>
              <w:t>(AllocateDescriptorSlot)</w:t>
            </w:r>
            <w:r w:rsidRPr="00BB3F33">
              <w:rPr>
                <w:rFonts w:ascii="휴먼명조" w:eastAsia="휴먼명조" w:cs="Malgun Gothic" w:hint="eastAsia"/>
                <w:sz w:val="20"/>
                <w:szCs w:val="20"/>
                <w:lang w:eastAsia="ko-KR"/>
              </w:rPr>
              <w:t>만</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발급받고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시에는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해당</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인덱스들을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푸시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상수</w:t>
            </w:r>
            <w:r w:rsidRPr="00BB3F33">
              <w:rPr>
                <w:rFonts w:ascii="휴먼명조" w:eastAsia="휴먼명조" w:hint="eastAsia"/>
                <w:sz w:val="20"/>
                <w:szCs w:val="20"/>
                <w:lang w:eastAsia="ko-KR"/>
              </w:rPr>
              <w:t>(Push Constants)</w:t>
            </w:r>
            <w:r w:rsidRPr="00BB3F33">
              <w:rPr>
                <w:rFonts w:ascii="휴먼명조" w:eastAsia="휴먼명조" w:cs="Malgun Gothic" w:hint="eastAsia"/>
                <w:sz w:val="20"/>
                <w:szCs w:val="20"/>
                <w:lang w:eastAsia="ko-KR"/>
              </w:rPr>
              <w:t>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셰이더에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번에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전달하여</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셰이더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내부에서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리소스에</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직접</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접근하도록</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하는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바인드리스</w:t>
            </w:r>
            <w:r w:rsidRPr="00BB3F33">
              <w:rPr>
                <w:rFonts w:ascii="휴먼명조" w:eastAsia="휴먼명조" w:hint="eastAsia"/>
                <w:sz w:val="20"/>
                <w:szCs w:val="20"/>
                <w:lang w:eastAsia="ko-KR"/>
              </w:rPr>
              <w:t xml:space="preserve">(Bindless) </w:t>
            </w:r>
            <w:r w:rsidRPr="00BB3F33">
              <w:rPr>
                <w:rFonts w:ascii="휴먼명조" w:eastAsia="휴먼명조" w:cs="Malgun Gothic" w:hint="eastAsia"/>
                <w:sz w:val="20"/>
                <w:szCs w:val="20"/>
                <w:lang w:eastAsia="ko-KR"/>
              </w:rPr>
              <w:t>스타일의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접근법을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채택했습니다</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결과적으로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파이프라인의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바인딩</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로직이</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획기적으로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단순화되고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향후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렌더링</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성능을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최적화할</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수</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있는</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강력한</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기반을</w:t>
            </w:r>
            <w:r w:rsidRPr="00BB3F33">
              <w:rPr>
                <w:rFonts w:ascii="휴먼명조" w:eastAsia="휴먼명조" w:hint="eastAsia"/>
                <w:sz w:val="20"/>
                <w:szCs w:val="20"/>
                <w:lang w:eastAsia="ko-KR"/>
              </w:rPr>
              <w:t xml:space="preserve"> </w:t>
            </w:r>
            <w:r w:rsidRPr="00BB3F33">
              <w:rPr>
                <w:rFonts w:ascii="휴먼명조" w:eastAsia="휴먼명조" w:cs="Malgun Gothic" w:hint="eastAsia"/>
                <w:sz w:val="20"/>
                <w:szCs w:val="20"/>
                <w:lang w:eastAsia="ko-KR"/>
              </w:rPr>
              <w:t>마련했습니다</w:t>
            </w:r>
            <w:r w:rsidRPr="00BB3F33">
              <w:rPr>
                <w:rFonts w:ascii="휴먼명조" w:eastAsia="휴먼명조" w:hint="eastAsia"/>
                <w:sz w:val="20"/>
                <w:szCs w:val="20"/>
                <w:lang w:eastAsia="ko-KR"/>
              </w:rPr>
              <w:t>.</w:t>
            </w:r>
          </w:p>
          <w:p w14:paraId="295477CC" w14:textId="77777777" w:rsidR="00A114F3" w:rsidRPr="00BB3F33" w:rsidRDefault="00A114F3" w:rsidP="00BB3F33">
            <w:pPr>
              <w:spacing w:line="360" w:lineRule="auto"/>
              <w:rPr>
                <w:rFonts w:ascii="휴먼명조" w:eastAsia="휴먼명조" w:hint="eastAsia"/>
                <w:sz w:val="20"/>
                <w:szCs w:val="20"/>
                <w:lang w:eastAsia="ko-KR"/>
              </w:rPr>
            </w:pPr>
          </w:p>
          <w:p w14:paraId="2884A90C"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다음으로, 모델 로더를 구현하면서 3D 모델 포맷별로 사용하는 공간 좌표계와 정점 데이터의 인덱싱 방식이 상이하여 발생하는 데이터 파편화 문제를 겪었습니다. 별도의 처리 없이 데이터를 렌더링 파이프라인에 넘길 경우 모델이 뒤집히거나 표면의 법선 벡터가 꼬여 조명 연산이 비정상적으로 수행되었습니다. 이를 해결하기 위해 파일 파싱을 완료하는 시점에 축 변환 연산과 인덱스 순서를 엔진의 렌더링 기준에 맞춰 강제로 재정렬하는 후처리 로직을 추가했습니다. 결과적으로 렌더러가 파일 원본 포맷과 무관하게 통일된 렌더링 연산을 수행할 수 있게 되었습니다.</w:t>
            </w:r>
          </w:p>
          <w:p w14:paraId="04560655" w14:textId="77777777" w:rsidR="00A114F3" w:rsidRPr="00BB3F33" w:rsidRDefault="00A114F3" w:rsidP="00BB3F33">
            <w:pPr>
              <w:spacing w:line="360" w:lineRule="auto"/>
              <w:rPr>
                <w:rFonts w:ascii="휴먼명조" w:eastAsia="휴먼명조" w:hint="eastAsia"/>
                <w:sz w:val="20"/>
                <w:szCs w:val="20"/>
                <w:lang w:eastAsia="ko-KR"/>
              </w:rPr>
            </w:pPr>
          </w:p>
          <w:p w14:paraId="733D9D9A"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보완해야 할 부분도 있습니다. 현재 구현된 모델 로더 시스템은 단일 오브젝트나 중간 규모의 에셋을 렌더링하는 데에는 안정적으로 동작하지만, 대규모 씬(Scene) 데이터나 고해상도 모델을 로드할 때 몇 가지 기능적, 성능적 한계를 지니고 있어 향후 개선이 필요합니다.</w:t>
            </w:r>
          </w:p>
          <w:p w14:paraId="1DD41C07" w14:textId="77777777" w:rsidR="00A114F3" w:rsidRPr="00BB3F33" w:rsidRDefault="00A114F3" w:rsidP="00BB3F33">
            <w:pPr>
              <w:spacing w:line="360" w:lineRule="auto"/>
              <w:rPr>
                <w:rFonts w:ascii="휴먼명조" w:eastAsia="휴먼명조" w:hint="eastAsia"/>
                <w:sz w:val="20"/>
                <w:szCs w:val="20"/>
                <w:lang w:eastAsia="ko-KR"/>
              </w:rPr>
            </w:pPr>
          </w:p>
          <w:p w14:paraId="6D43EE6A"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먼저,</w:t>
            </w:r>
            <w:r w:rsidRPr="00BB3F33">
              <w:rPr>
                <w:rFonts w:ascii="휴먼명조" w:eastAsia="휴먼명조" w:hint="eastAsia"/>
                <w:sz w:val="20"/>
                <w:szCs w:val="20"/>
                <w:lang w:eastAsia="ko-KR"/>
              </w:rPr>
              <w:t> </w:t>
            </w:r>
            <w:r w:rsidRPr="00BB3F33">
              <w:rPr>
                <w:rFonts w:ascii="휴먼명조" w:eastAsia="휴먼명조" w:hint="eastAsia"/>
                <w:sz w:val="20"/>
                <w:szCs w:val="20"/>
                <w:lang w:eastAsia="ko-KR"/>
              </w:rPr>
              <w:t xml:space="preserve">GLTF 로더의 다중 씬(Multi-Scene) 지원 부재입니다. 현재 로더의 구현체는 파일 </w:t>
            </w:r>
            <w:r w:rsidRPr="00BB3F33">
              <w:rPr>
                <w:rFonts w:ascii="휴먼명조" w:eastAsia="휴먼명조" w:hint="eastAsia"/>
                <w:sz w:val="20"/>
                <w:szCs w:val="20"/>
                <w:lang w:eastAsia="ko-KR"/>
              </w:rPr>
              <w:lastRenderedPageBreak/>
              <w:t>내에 여러 개의 씬 데이터가 존재하더라도, 명시된 기본 씬(Default Scene) 하나만 추출하여 파싱하도록 하드코딩되어 있습니다. 이로 인해 다수의 씬으로 구성된 복잡한 배경 맵이나 전체 레벨(Level) 에셋을 한 번에 불러오지 못하는 제약이 있습니다. 향후 파서를 확장하여 전체 씬 그래프 구조를 순회하고 개별 씬을 독립된 인스턴스로 관리할 수 있는 기능을 추가해야 합니다.</w:t>
            </w:r>
          </w:p>
          <w:p w14:paraId="621E4959" w14:textId="77777777" w:rsidR="00A114F3" w:rsidRPr="00BB3F33" w:rsidRDefault="00A114F3" w:rsidP="00BB3F33">
            <w:pPr>
              <w:spacing w:line="360" w:lineRule="auto"/>
              <w:rPr>
                <w:rFonts w:ascii="휴먼명조" w:eastAsia="휴먼명조" w:hint="eastAsia"/>
                <w:sz w:val="20"/>
                <w:szCs w:val="20"/>
                <w:lang w:eastAsia="ko-KR"/>
              </w:rPr>
            </w:pPr>
          </w:p>
          <w:p w14:paraId="3EF0CA73" w14:textId="77777777" w:rsidR="00A114F3" w:rsidRPr="00BB3F33" w:rsidRDefault="00A114F3" w:rsidP="00BB3F33">
            <w:pPr>
              <w:spacing w:line="360" w:lineRule="auto"/>
              <w:rPr>
                <w:rFonts w:ascii="휴먼명조" w:eastAsia="휴먼명조" w:hint="eastAsia"/>
                <w:sz w:val="20"/>
                <w:szCs w:val="20"/>
                <w:lang w:eastAsia="ko-KR"/>
              </w:rPr>
            </w:pPr>
            <w:r w:rsidRPr="00BB3F33">
              <w:rPr>
                <w:rFonts w:ascii="휴먼명조" w:eastAsia="휴먼명조" w:hint="eastAsia"/>
                <w:sz w:val="20"/>
                <w:szCs w:val="20"/>
                <w:lang w:eastAsia="ko-KR"/>
              </w:rPr>
              <w:t>다음으로,</w:t>
            </w:r>
            <w:r w:rsidRPr="00BB3F33">
              <w:rPr>
                <w:rFonts w:ascii="휴먼명조" w:eastAsia="휴먼명조" w:hint="eastAsia"/>
                <w:sz w:val="20"/>
                <w:szCs w:val="20"/>
                <w:lang w:eastAsia="ko-KR"/>
              </w:rPr>
              <w:t> </w:t>
            </w:r>
            <w:r w:rsidRPr="00BB3F33">
              <w:rPr>
                <w:rFonts w:ascii="휴먼명조" w:eastAsia="휴먼명조" w:hint="eastAsia"/>
                <w:sz w:val="20"/>
                <w:szCs w:val="20"/>
                <w:lang w:eastAsia="ko-KR"/>
              </w:rPr>
              <w:t>대규모 모델 파일 파싱 시의 로딩 병목 및 메모리 최적화 문제입니다. 현재 GLTF와 FBX 로딩 단계에서는 노드의 계층적 전역 변환 행렬(Transform Matrix)을 모든 개별 정점 위치와 법선에 일일이 곱해서(Baking) 파이프라인에 넘겨주는 방식을 사용하고 있습니다. 이 방식은 파이프라인 처리를 단순하게 만들어 주지만, 수백만 개의 폴리곤을 가진 대용량 에셋을 로드할 때는 행렬 곱셈 연산으로 인해 파싱 속도가 저하되고 메모리 사용량이 급증하는 원인이 됩니다. 이를 보완하기 위해 향후에는 정점 데이터를 로컬 상태 그대로 GPU 버퍼에 올리고, 계층적 변환 행렬 정보를 상수 버퍼(Constant Buffer)나 구조화 버퍼를 통해 전달하여 셰이더(Shader) 단계에서 런타임에 연산하도록 로더와 렌더러 구조를 최적화할 계획입니다.</w:t>
            </w:r>
          </w:p>
          <w:p w14:paraId="369385EE" w14:textId="77777777" w:rsidR="00A114F3" w:rsidRPr="00BB3F33" w:rsidRDefault="00A114F3" w:rsidP="00BB3F33">
            <w:pPr>
              <w:spacing w:line="360" w:lineRule="auto"/>
              <w:rPr>
                <w:rFonts w:ascii="휴먼명조" w:eastAsia="휴먼명조" w:hint="eastAsia"/>
                <w:sz w:val="20"/>
                <w:szCs w:val="20"/>
                <w:lang w:eastAsia="ko-KR"/>
              </w:rPr>
            </w:pPr>
          </w:p>
        </w:tc>
      </w:tr>
    </w:tbl>
    <w:p w14:paraId="2A581F0C" w14:textId="77777777" w:rsidR="00A114F3" w:rsidRPr="005A5A75" w:rsidRDefault="00A114F3" w:rsidP="00A114F3">
      <w:pPr>
        <w:wordWrap/>
        <w:spacing w:line="360" w:lineRule="auto"/>
        <w:rPr>
          <w:rFonts w:ascii="휴먼명조" w:eastAsia="휴먼명조"/>
          <w:sz w:val="2"/>
          <w:lang w:eastAsia="ko-KR"/>
        </w:rPr>
      </w:pPr>
    </w:p>
    <w:p w14:paraId="19E02008" w14:textId="77777777" w:rsidR="00A114F3" w:rsidRDefault="00A114F3">
      <w:pPr>
        <w:widowControl/>
        <w:wordWrap/>
        <w:autoSpaceDE/>
        <w:autoSpaceDN/>
        <w:rPr>
          <w:rFonts w:ascii="휴먼명조" w:cs="HYSinMyeongJo-Medium"/>
          <w:sz w:val="32"/>
          <w:szCs w:val="32"/>
          <w:lang w:eastAsia="ko-KR"/>
        </w:rPr>
      </w:pPr>
    </w:p>
    <w:p w14:paraId="015CFEF7" w14:textId="67AE0419" w:rsidR="00A114F3" w:rsidRDefault="00A114F3">
      <w:pPr>
        <w:widowControl/>
        <w:wordWrap/>
        <w:autoSpaceDE/>
        <w:autoSpaceDN/>
        <w:rPr>
          <w:rFonts w:ascii="휴먼명조" w:eastAsia="휴먼명조" w:hAnsi="Arial Unicode MS" w:cs="HYSinMyeongJo-Medium"/>
          <w:b/>
          <w:bCs/>
          <w:color w:val="000000"/>
          <w:sz w:val="32"/>
          <w:szCs w:val="32"/>
          <w:lang w:eastAsia="ko-KR"/>
        </w:rPr>
      </w:pPr>
      <w:r>
        <w:rPr>
          <w:rFonts w:ascii="휴먼명조" w:cs="HYSinMyeongJo-Medium"/>
          <w:sz w:val="32"/>
          <w:szCs w:val="32"/>
          <w:lang w:eastAsia="ko-KR"/>
        </w:rPr>
        <w:br w:type="page"/>
      </w:r>
    </w:p>
    <w:p w14:paraId="63AEB931" w14:textId="72E95351" w:rsidR="00BB3F33" w:rsidRPr="00BB3F33" w:rsidRDefault="00BB3F33" w:rsidP="00BB3F33">
      <w:pPr>
        <w:pStyle w:val="af"/>
        <w:tabs>
          <w:tab w:val="right" w:leader="middleDot" w:pos="9290"/>
        </w:tabs>
        <w:wordWrap/>
        <w:spacing w:before="0" w:after="0" w:line="360" w:lineRule="auto"/>
        <w:ind w:left="657" w:hanging="657"/>
        <w:rPr>
          <w:rFonts w:ascii="휴먼명조" w:hAnsi="Malgun Gothic" w:cs="Malgun Gothic" w:hint="eastAsia"/>
          <w:color w:val="FF0052"/>
          <w:w w:val="100"/>
          <w:sz w:val="24"/>
          <w:szCs w:val="24"/>
          <w:lang w:eastAsia="ko-KR"/>
        </w:rPr>
      </w:pPr>
      <w:r w:rsidRPr="005A5A75">
        <w:rPr>
          <w:rFonts w:ascii="휴먼명조" w:hint="eastAsia"/>
          <w:w w:val="100"/>
          <w:sz w:val="24"/>
          <w:szCs w:val="24"/>
          <w:lang w:eastAsia="ko-KR"/>
        </w:rPr>
        <w:lastRenderedPageBreak/>
        <w:t xml:space="preserve">  </w:t>
      </w:r>
      <w:r w:rsidRPr="00BB3F33">
        <w:rPr>
          <w:rFonts w:ascii="휴먼명조" w:cs="HCI Poppy" w:hint="eastAsia"/>
          <w:w w:val="100"/>
          <w:sz w:val="24"/>
          <w:szCs w:val="24"/>
        </w:rPr>
        <w:t>2.</w:t>
      </w:r>
      <w:r>
        <w:rPr>
          <w:rFonts w:ascii="휴먼명조" w:cs="HCI Poppy" w:hint="eastAsia"/>
          <w:w w:val="100"/>
          <w:sz w:val="24"/>
          <w:szCs w:val="24"/>
          <w:lang w:eastAsia="ko-KR"/>
        </w:rPr>
        <w:t>4</w:t>
      </w:r>
      <w:r w:rsidRPr="00BB3F33">
        <w:rPr>
          <w:rFonts w:ascii="휴먼명조" w:cs="HCI Poppy" w:hint="eastAsia"/>
          <w:w w:val="100"/>
          <w:sz w:val="24"/>
          <w:szCs w:val="24"/>
        </w:rPr>
        <w:t xml:space="preserve"> </w:t>
      </w:r>
      <w:r w:rsidRPr="00BB3F33">
        <w:rPr>
          <w:rFonts w:ascii="휴먼명조" w:hAnsi="Malgun Gothic" w:cs="Malgun Gothic" w:hint="eastAsia"/>
          <w:color w:val="000000" w:themeColor="text1"/>
          <w:w w:val="100"/>
          <w:sz w:val="24"/>
          <w:szCs w:val="24"/>
          <w:lang w:eastAsia="ko-KR"/>
        </w:rPr>
        <w:t>정</w:t>
      </w:r>
      <w:r>
        <w:rPr>
          <w:rFonts w:ascii="휴먼명조" w:hAnsi="Malgun Gothic" w:cs="Malgun Gothic" w:hint="eastAsia"/>
          <w:color w:val="000000" w:themeColor="text1"/>
          <w:w w:val="100"/>
          <w:sz w:val="24"/>
          <w:szCs w:val="24"/>
          <w:lang w:eastAsia="ko-KR"/>
        </w:rPr>
        <w:t>준혁</w:t>
      </w:r>
      <w:r w:rsidRPr="00BB3F33">
        <w:rPr>
          <w:rFonts w:ascii="휴먼명조" w:hAnsi="Malgun Gothic" w:cs="Malgun Gothic" w:hint="eastAsia"/>
          <w:color w:val="000000" w:themeColor="text1"/>
          <w:w w:val="100"/>
          <w:sz w:val="24"/>
          <w:szCs w:val="24"/>
          <w:lang w:eastAsia="ko-KR"/>
        </w:rPr>
        <w:t>-</w:t>
      </w:r>
      <w:r>
        <w:rPr>
          <w:rFonts w:ascii="휴먼명조" w:hAnsi="Malgun Gothic" w:cs="Malgun Gothic" w:hint="eastAsia"/>
          <w:color w:val="000000" w:themeColor="text1"/>
          <w:w w:val="100"/>
          <w:sz w:val="24"/>
          <w:szCs w:val="24"/>
          <w:lang w:eastAsia="ko-KR"/>
        </w:rPr>
        <w:t>20240846</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33"/>
        <w:gridCol w:w="3495"/>
        <w:gridCol w:w="1998"/>
        <w:gridCol w:w="2750"/>
      </w:tblGrid>
      <w:tr w:rsidR="00A114F3" w:rsidRPr="005A5A75" w14:paraId="47C8CD8A" w14:textId="77777777" w:rsidTr="000803E1">
        <w:trPr>
          <w:trHeight w:val="386"/>
        </w:trPr>
        <w:tc>
          <w:tcPr>
            <w:tcW w:w="1433" w:type="dxa"/>
            <w:tcBorders>
              <w:top w:val="single" w:sz="9" w:space="0" w:color="000000"/>
              <w:left w:val="single" w:sz="9" w:space="0" w:color="000000"/>
              <w:bottom w:val="single" w:sz="2" w:space="0" w:color="000000"/>
              <w:right w:val="single" w:sz="2" w:space="0" w:color="000000"/>
              <w:tl2br w:val="nil"/>
              <w:tr2bl w:val="nil"/>
            </w:tcBorders>
            <w:shd w:val="clear" w:color="auto" w:fill="E6EEF7"/>
            <w:vAlign w:val="center"/>
          </w:tcPr>
          <w:p w14:paraId="323E673E" w14:textId="77777777" w:rsidR="00A114F3" w:rsidRPr="005A5A75" w:rsidRDefault="00A114F3" w:rsidP="000803E1">
            <w:pPr>
              <w:pStyle w:val="a9"/>
              <w:wordWrap/>
              <w:spacing w:line="360" w:lineRule="auto"/>
              <w:jc w:val="center"/>
              <w:rPr>
                <w:rFonts w:ascii="휴먼명조" w:eastAsia="휴먼명조" w:cs="휴먼고딕"/>
                <w:b/>
                <w:bCs/>
              </w:rPr>
            </w:pPr>
            <w:r w:rsidRPr="005A5A75">
              <w:rPr>
                <w:rFonts w:ascii="휴먼명조" w:eastAsia="휴먼명조" w:cs="휴먼고딕" w:hint="eastAsia"/>
                <w:b/>
                <w:bCs/>
              </w:rPr>
              <w:t>학번</w:t>
            </w:r>
          </w:p>
        </w:tc>
        <w:tc>
          <w:tcPr>
            <w:tcW w:w="3495" w:type="dxa"/>
            <w:tcBorders>
              <w:top w:val="single" w:sz="9" w:space="0" w:color="000000"/>
              <w:left w:val="single" w:sz="2" w:space="0" w:color="000000"/>
              <w:bottom w:val="single" w:sz="2" w:space="0" w:color="000000"/>
              <w:right w:val="single" w:sz="2" w:space="0" w:color="000000"/>
              <w:tl2br w:val="nil"/>
              <w:tr2bl w:val="nil"/>
            </w:tcBorders>
            <w:vAlign w:val="center"/>
          </w:tcPr>
          <w:p w14:paraId="1F0B827A" w14:textId="5F56A84F" w:rsidR="00A114F3" w:rsidRPr="005A5A75" w:rsidRDefault="00BB3F33" w:rsidP="000803E1">
            <w:pPr>
              <w:pStyle w:val="a9"/>
              <w:wordWrap/>
              <w:spacing w:line="360" w:lineRule="auto"/>
              <w:jc w:val="center"/>
              <w:rPr>
                <w:rFonts w:ascii="휴먼명조" w:eastAsia="휴먼명조" w:cs="휴먼고딕" w:hint="eastAsia"/>
                <w:b/>
                <w:bCs/>
                <w:lang w:eastAsia="ko-KR"/>
              </w:rPr>
            </w:pPr>
            <w:r>
              <w:rPr>
                <w:rFonts w:ascii="휴먼명조" w:eastAsia="휴먼명조" w:cs="휴먼고딕" w:hint="eastAsia"/>
                <w:b/>
                <w:bCs/>
                <w:lang w:eastAsia="ko-KR"/>
              </w:rPr>
              <w:t>20240846</w:t>
            </w:r>
          </w:p>
        </w:tc>
        <w:tc>
          <w:tcPr>
            <w:tcW w:w="1998" w:type="dxa"/>
            <w:tcBorders>
              <w:top w:val="single" w:sz="9" w:space="0" w:color="000000"/>
              <w:left w:val="single" w:sz="2" w:space="0" w:color="000000"/>
              <w:bottom w:val="single" w:sz="2" w:space="0" w:color="000000"/>
              <w:right w:val="single" w:sz="2" w:space="0" w:color="000000"/>
              <w:tl2br w:val="nil"/>
              <w:tr2bl w:val="nil"/>
            </w:tcBorders>
            <w:shd w:val="clear" w:color="auto" w:fill="E6EEF7"/>
            <w:vAlign w:val="center"/>
          </w:tcPr>
          <w:p w14:paraId="17994AB4" w14:textId="77777777" w:rsidR="00A114F3" w:rsidRPr="005A5A75" w:rsidRDefault="00A114F3" w:rsidP="000803E1">
            <w:pPr>
              <w:pStyle w:val="a9"/>
              <w:wordWrap/>
              <w:spacing w:line="360" w:lineRule="auto"/>
              <w:jc w:val="center"/>
              <w:rPr>
                <w:rFonts w:ascii="휴먼명조" w:eastAsia="휴먼명조" w:cs="휴먼고딕"/>
                <w:b/>
                <w:bCs/>
              </w:rPr>
            </w:pPr>
            <w:r w:rsidRPr="005A5A75">
              <w:rPr>
                <w:rFonts w:ascii="휴먼명조" w:eastAsia="휴먼명조" w:cs="휴먼고딕" w:hint="eastAsia"/>
                <w:b/>
                <w:bCs/>
              </w:rPr>
              <w:t>이름</w:t>
            </w:r>
          </w:p>
        </w:tc>
        <w:tc>
          <w:tcPr>
            <w:tcW w:w="2749" w:type="dxa"/>
            <w:tcBorders>
              <w:top w:val="single" w:sz="9" w:space="0" w:color="000000"/>
              <w:left w:val="single" w:sz="2" w:space="0" w:color="000000"/>
              <w:bottom w:val="single" w:sz="2" w:space="0" w:color="000000"/>
              <w:right w:val="single" w:sz="9" w:space="0" w:color="000000"/>
              <w:tl2br w:val="nil"/>
              <w:tr2bl w:val="nil"/>
            </w:tcBorders>
            <w:vAlign w:val="center"/>
          </w:tcPr>
          <w:p w14:paraId="6ED3A0B2" w14:textId="445CBAFA" w:rsidR="00A114F3" w:rsidRPr="005A5A75" w:rsidRDefault="00BB3F33" w:rsidP="000803E1">
            <w:pPr>
              <w:pStyle w:val="a9"/>
              <w:wordWrap/>
              <w:spacing w:line="360" w:lineRule="auto"/>
              <w:jc w:val="center"/>
              <w:rPr>
                <w:rFonts w:ascii="휴먼명조" w:eastAsia="휴먼명조" w:cs="휴먼고딕" w:hint="eastAsia"/>
                <w:b/>
                <w:bCs/>
                <w:lang w:eastAsia="ko-KR"/>
              </w:rPr>
            </w:pPr>
            <w:r>
              <w:rPr>
                <w:rFonts w:ascii="휴먼명조" w:eastAsia="휴먼명조" w:cs="휴먼고딕" w:hint="eastAsia"/>
                <w:b/>
                <w:bCs/>
                <w:lang w:eastAsia="ko-KR"/>
              </w:rPr>
              <w:t>정준혁</w:t>
            </w:r>
          </w:p>
        </w:tc>
      </w:tr>
      <w:tr w:rsidR="00A114F3" w:rsidRPr="005A5A75" w14:paraId="4DBDEB8B" w14:textId="77777777" w:rsidTr="000803E1">
        <w:trPr>
          <w:trHeight w:val="462"/>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7D821127" w14:textId="77777777" w:rsidR="00A114F3" w:rsidRPr="005A5A75" w:rsidRDefault="00A114F3" w:rsidP="000803E1">
            <w:pPr>
              <w:pStyle w:val="a9"/>
              <w:wordWrap/>
              <w:spacing w:line="360" w:lineRule="auto"/>
              <w:jc w:val="center"/>
              <w:rPr>
                <w:rFonts w:ascii="휴먼명조" w:eastAsia="휴먼명조"/>
                <w:b/>
                <w:bCs/>
              </w:rPr>
            </w:pPr>
            <w:r w:rsidRPr="005A5A75">
              <w:rPr>
                <w:rFonts w:ascii="휴먼명조" w:eastAsia="휴먼명조" w:hint="eastAsia"/>
                <w:b/>
                <w:bCs/>
              </w:rPr>
              <w:t>기여도</w:t>
            </w:r>
          </w:p>
        </w:tc>
        <w:tc>
          <w:tcPr>
            <w:tcW w:w="3495" w:type="dxa"/>
            <w:tcBorders>
              <w:top w:val="single" w:sz="2" w:space="0" w:color="000000"/>
              <w:left w:val="single" w:sz="2" w:space="0" w:color="000000"/>
              <w:bottom w:val="single" w:sz="2" w:space="0" w:color="000000"/>
              <w:right w:val="single" w:sz="2" w:space="0" w:color="000000"/>
              <w:tl2br w:val="nil"/>
              <w:tr2bl w:val="nil"/>
            </w:tcBorders>
            <w:vAlign w:val="center"/>
          </w:tcPr>
          <w:p w14:paraId="01D90633" w14:textId="28D2479B" w:rsidR="00A114F3" w:rsidRPr="005A5A75" w:rsidRDefault="00A114F3" w:rsidP="000803E1">
            <w:pPr>
              <w:pStyle w:val="a9"/>
              <w:wordWrap/>
              <w:spacing w:line="360" w:lineRule="auto"/>
              <w:jc w:val="center"/>
              <w:rPr>
                <w:rFonts w:ascii="휴먼명조" w:eastAsia="휴먼명조"/>
              </w:rPr>
            </w:pPr>
            <w:r w:rsidRPr="005A5A75">
              <w:rPr>
                <w:rFonts w:ascii="휴먼명조" w:eastAsia="휴먼명조" w:hint="eastAsia"/>
              </w:rPr>
              <w:t>(</w:t>
            </w:r>
            <w:r w:rsidR="00E83C31">
              <w:rPr>
                <w:rFonts w:ascii="휴먼명조" w:eastAsia="휴먼명조" w:hint="eastAsia"/>
                <w:lang w:eastAsia="ko-KR"/>
              </w:rPr>
              <w:t xml:space="preserve"> 9 </w:t>
            </w:r>
            <w:r w:rsidRPr="005A5A75">
              <w:rPr>
                <w:rFonts w:ascii="휴먼명조" w:eastAsia="휴먼명조" w:hint="eastAsia"/>
              </w:rPr>
              <w:t>/</w:t>
            </w:r>
            <w:r w:rsidR="00E83C31">
              <w:rPr>
                <w:rFonts w:ascii="휴먼명조" w:eastAsia="휴먼명조" w:hint="eastAsia"/>
                <w:lang w:eastAsia="ko-KR"/>
              </w:rPr>
              <w:t xml:space="preserve"> </w:t>
            </w:r>
            <w:r w:rsidRPr="005A5A75">
              <w:rPr>
                <w:rFonts w:ascii="휴먼명조" w:eastAsia="휴먼명조" w:hint="eastAsia"/>
              </w:rPr>
              <w:t>10점</w:t>
            </w:r>
            <w:r w:rsidR="00E83C31">
              <w:rPr>
                <w:rFonts w:ascii="휴먼명조" w:eastAsia="휴먼명조" w:hint="eastAsia"/>
                <w:lang w:eastAsia="ko-KR"/>
              </w:rPr>
              <w:t xml:space="preserve"> </w:t>
            </w:r>
            <w:r w:rsidRPr="005A5A75">
              <w:rPr>
                <w:rFonts w:ascii="휴먼명조" w:eastAsia="휴먼명조" w:hint="eastAsia"/>
              </w:rPr>
              <w:t>)</w:t>
            </w:r>
          </w:p>
        </w:tc>
        <w:tc>
          <w:tcPr>
            <w:tcW w:w="1998"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7DCF7DE8" w14:textId="77777777" w:rsidR="00A114F3" w:rsidRPr="005A5A75" w:rsidRDefault="00A114F3" w:rsidP="000803E1">
            <w:pPr>
              <w:pStyle w:val="a9"/>
              <w:wordWrap/>
              <w:spacing w:line="360" w:lineRule="auto"/>
              <w:jc w:val="center"/>
              <w:rPr>
                <w:rFonts w:ascii="휴먼명조" w:eastAsia="휴먼명조"/>
                <w:b/>
                <w:bCs/>
              </w:rPr>
            </w:pPr>
            <w:r w:rsidRPr="005A5A75">
              <w:rPr>
                <w:rFonts w:ascii="휴먼명조" w:eastAsia="휴먼명조" w:hint="eastAsia"/>
                <w:b/>
                <w:bCs/>
              </w:rPr>
              <w:t>기술수준</w:t>
            </w:r>
          </w:p>
        </w:tc>
        <w:tc>
          <w:tcPr>
            <w:tcW w:w="2749" w:type="dxa"/>
            <w:tcBorders>
              <w:top w:val="single" w:sz="2" w:space="0" w:color="000000"/>
              <w:left w:val="single" w:sz="2" w:space="0" w:color="000000"/>
              <w:bottom w:val="single" w:sz="2" w:space="0" w:color="000000"/>
              <w:right w:val="single" w:sz="9" w:space="0" w:color="000000"/>
              <w:tl2br w:val="nil"/>
              <w:tr2bl w:val="nil"/>
            </w:tcBorders>
            <w:vAlign w:val="center"/>
          </w:tcPr>
          <w:p w14:paraId="1C1E3402" w14:textId="5BACE1E1" w:rsidR="00A114F3" w:rsidRPr="005A5A75" w:rsidRDefault="00A114F3" w:rsidP="000803E1">
            <w:pPr>
              <w:pStyle w:val="a9"/>
              <w:wordWrap/>
              <w:spacing w:line="360" w:lineRule="auto"/>
              <w:jc w:val="center"/>
              <w:rPr>
                <w:rFonts w:ascii="휴먼명조" w:eastAsia="휴먼명조"/>
                <w:lang w:eastAsia="ko-KR"/>
              </w:rPr>
            </w:pPr>
            <w:r w:rsidRPr="005A5A75">
              <w:rPr>
                <w:rFonts w:ascii="휴먼명조" w:eastAsia="휴먼명조" w:hint="eastAsia"/>
              </w:rPr>
              <w:t>(</w:t>
            </w:r>
            <w:r w:rsidR="00E83C31">
              <w:rPr>
                <w:rFonts w:ascii="휴먼명조" w:eastAsia="휴먼명조" w:hint="eastAsia"/>
                <w:lang w:eastAsia="ko-KR"/>
              </w:rPr>
              <w:t xml:space="preserve"> 9 </w:t>
            </w:r>
            <w:r w:rsidRPr="005A5A75">
              <w:rPr>
                <w:rFonts w:ascii="휴먼명조" w:eastAsia="휴먼명조" w:hint="eastAsia"/>
              </w:rPr>
              <w:t>/</w:t>
            </w:r>
            <w:r w:rsidR="00E83C31">
              <w:rPr>
                <w:rFonts w:ascii="휴먼명조" w:eastAsia="휴먼명조" w:hint="eastAsia"/>
                <w:lang w:eastAsia="ko-KR"/>
              </w:rPr>
              <w:t xml:space="preserve"> </w:t>
            </w:r>
            <w:r w:rsidRPr="005A5A75">
              <w:rPr>
                <w:rFonts w:ascii="휴먼명조" w:eastAsia="휴먼명조" w:hint="eastAsia"/>
              </w:rPr>
              <w:t>10점</w:t>
            </w:r>
            <w:r w:rsidR="00E83C31">
              <w:rPr>
                <w:rFonts w:ascii="휴먼명조" w:eastAsia="휴먼명조" w:hint="eastAsia"/>
                <w:lang w:eastAsia="ko-KR"/>
              </w:rPr>
              <w:t xml:space="preserve"> </w:t>
            </w:r>
            <w:r w:rsidRPr="005A5A75">
              <w:rPr>
                <w:rFonts w:ascii="휴먼명조" w:eastAsia="휴먼명조" w:hint="eastAsia"/>
              </w:rPr>
              <w:t>)</w:t>
            </w:r>
          </w:p>
        </w:tc>
      </w:tr>
      <w:tr w:rsidR="00A114F3" w:rsidRPr="005A5A75" w14:paraId="7F3E047C" w14:textId="77777777" w:rsidTr="000803E1">
        <w:trPr>
          <w:trHeight w:val="386"/>
        </w:trPr>
        <w:tc>
          <w:tcPr>
            <w:tcW w:w="1433" w:type="dxa"/>
            <w:tcBorders>
              <w:top w:val="single" w:sz="2" w:space="0" w:color="000000"/>
              <w:left w:val="single" w:sz="9" w:space="0" w:color="000000"/>
              <w:bottom w:val="single" w:sz="2" w:space="0" w:color="000000"/>
              <w:right w:val="single" w:sz="2" w:space="0" w:color="000000"/>
              <w:tl2br w:val="nil"/>
              <w:tr2bl w:val="nil"/>
            </w:tcBorders>
            <w:shd w:val="clear" w:color="auto" w:fill="E6EEF7"/>
            <w:vAlign w:val="center"/>
          </w:tcPr>
          <w:p w14:paraId="0A0223E4" w14:textId="77777777" w:rsidR="00A114F3" w:rsidRPr="005A5A75" w:rsidRDefault="00A114F3" w:rsidP="000803E1">
            <w:pPr>
              <w:pStyle w:val="a9"/>
              <w:wordWrap/>
              <w:spacing w:line="360" w:lineRule="auto"/>
              <w:jc w:val="center"/>
              <w:rPr>
                <w:rFonts w:ascii="휴먼명조" w:eastAsia="휴먼명조" w:cs="휴먼고딕"/>
                <w:b/>
                <w:bCs/>
              </w:rPr>
            </w:pPr>
            <w:r w:rsidRPr="005A5A75">
              <w:rPr>
                <w:rFonts w:ascii="휴먼명조" w:eastAsia="휴먼명조" w:cs="휴먼고딕" w:hint="eastAsia"/>
                <w:b/>
                <w:bCs/>
              </w:rPr>
              <w:t>구분</w:t>
            </w:r>
          </w:p>
        </w:tc>
        <w:tc>
          <w:tcPr>
            <w:tcW w:w="8243" w:type="dxa"/>
            <w:gridSpan w:val="3"/>
            <w:tcBorders>
              <w:top w:val="single" w:sz="9" w:space="0" w:color="000000"/>
              <w:left w:val="single" w:sz="2" w:space="0" w:color="000000"/>
              <w:bottom w:val="single" w:sz="2" w:space="0" w:color="000000"/>
              <w:right w:val="single" w:sz="9" w:space="0" w:color="000000"/>
              <w:tl2br w:val="nil"/>
              <w:tr2bl w:val="nil"/>
            </w:tcBorders>
            <w:shd w:val="clear" w:color="auto" w:fill="E6EEF7"/>
            <w:vAlign w:val="center"/>
          </w:tcPr>
          <w:p w14:paraId="0F27A6FE" w14:textId="77777777" w:rsidR="00A114F3" w:rsidRPr="005A5A75" w:rsidRDefault="00A114F3" w:rsidP="000803E1">
            <w:pPr>
              <w:pStyle w:val="a9"/>
              <w:wordWrap/>
              <w:spacing w:line="360" w:lineRule="auto"/>
              <w:jc w:val="center"/>
              <w:rPr>
                <w:rFonts w:ascii="휴먼명조" w:eastAsia="휴먼명조" w:cs="휴먼고딕"/>
                <w:b/>
                <w:bCs/>
              </w:rPr>
            </w:pPr>
            <w:r w:rsidRPr="005A5A75">
              <w:rPr>
                <w:rFonts w:ascii="휴먼명조" w:eastAsia="휴먼명조" w:cs="휴먼고딕" w:hint="eastAsia"/>
                <w:b/>
                <w:bCs/>
              </w:rPr>
              <w:t>내용</w:t>
            </w:r>
          </w:p>
        </w:tc>
      </w:tr>
      <w:tr w:rsidR="00A114F3" w:rsidRPr="005A5A75" w14:paraId="03F37185" w14:textId="77777777" w:rsidTr="000803E1">
        <w:trPr>
          <w:trHeight w:val="1656"/>
        </w:trPr>
        <w:tc>
          <w:tcPr>
            <w:tcW w:w="1433" w:type="dxa"/>
            <w:tcBorders>
              <w:top w:val="single" w:sz="2" w:space="0" w:color="000000"/>
              <w:left w:val="single" w:sz="9" w:space="0" w:color="000000"/>
              <w:bottom w:val="single" w:sz="2" w:space="0" w:color="000000"/>
              <w:right w:val="single" w:sz="2" w:space="0" w:color="000000"/>
              <w:tl2br w:val="nil"/>
              <w:tr2bl w:val="nil"/>
            </w:tcBorders>
            <w:vAlign w:val="center"/>
          </w:tcPr>
          <w:p w14:paraId="093EFB51" w14:textId="77777777" w:rsidR="00A114F3" w:rsidRPr="005A5A75" w:rsidRDefault="00A114F3" w:rsidP="000803E1">
            <w:pPr>
              <w:pStyle w:val="a9"/>
              <w:wordWrap/>
              <w:spacing w:line="360" w:lineRule="auto"/>
              <w:jc w:val="center"/>
              <w:rPr>
                <w:rFonts w:ascii="휴먼명조" w:eastAsia="휴먼명조"/>
              </w:rPr>
            </w:pPr>
            <w:r w:rsidRPr="005A5A75">
              <w:rPr>
                <w:rFonts w:ascii="휴먼명조" w:eastAsia="휴먼명조" w:hint="eastAsia"/>
              </w:rPr>
              <w:t>수행 내용</w:t>
            </w:r>
          </w:p>
        </w:tc>
        <w:tc>
          <w:tcPr>
            <w:tcW w:w="8243" w:type="dxa"/>
            <w:gridSpan w:val="3"/>
            <w:tcBorders>
              <w:top w:val="single" w:sz="2" w:space="0" w:color="000000"/>
              <w:left w:val="single" w:sz="2" w:space="0" w:color="000000"/>
              <w:bottom w:val="single" w:sz="2" w:space="0" w:color="000000"/>
              <w:right w:val="single" w:sz="9" w:space="0" w:color="000000"/>
              <w:tl2br w:val="nil"/>
              <w:tr2bl w:val="nil"/>
            </w:tcBorders>
          </w:tcPr>
          <w:p w14:paraId="159765D1"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이번 과제에서 제가 맡은 부분은 Metal 백엔드에서 GPU 리소스가 생성되고 관리되는 흐름을 이해하고, 이를 엔진의 상위 RHI 구조와 연결하는 것이었습니다. Metal은 Objective-C 기반의 그래픽 API이고, 저희 엔진은 C++ 기반으로 구성되어 있기 때문에 두 구조를 직접 섞기보다는 MetalDevice, MetalBuffer, MetalTexture, MetalCommandList 같은 클래스를 통해 Metal 객체를 감싸는 방식으로 정리했습니다. 이를 통해 상위 렌더러에서는 Metal API를 직접 호출하지 않고 공통 RHI 인터페이스만 사용하면서도, 내부적으로는 Metal 리소스를 생성하고 사용할 수 있도록 구성했습니다.</w:t>
            </w:r>
          </w:p>
          <w:p w14:paraId="6C29CBC1"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특히 Metal의 자동 메모리 관리 구조를 중심으로 버퍼와 텍스처의 수명 관리 방식을 분석했습니다. Metal 객체는 MTLBuffer, MTLTexture, MTLCommandBuffer처럼 Objective-C 객체로 관리되며, ARC를 사용할 경우 객체의 참조 관계에 따라 retain과 release가 자동으로 처리됩니다. 저는 이러한 구조를 C++ 코드와 연결하기 위해 Impl 구조체 내부에 Metal 객체를 보관하고, 외부에는 공통 인터페이스만 노출하는 방식으로 구현 흐름을 정리했습니다. 이 방식은 Metal 객체가 C++ 코드 전체에 직접 퍼지는 것을 막아 주고, 리소스 관리 책임을 각 래퍼 클래스 안에 모을 수 있다는 장점이 있습니다.</w:t>
            </w:r>
          </w:p>
          <w:p w14:paraId="1A7A9A3C"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버퍼 관리 부분에서는 CPU와 GPU가 데이터를 공유할 수 있도록 Shared 메모리 방식을 사용했습니다. MetalBuffer에서 버퍼를 생성할 때 MTLResourceStorageModeShared 옵션을 적용하여 CPU에서 작성한 데이터를 GPU가 사용할 수 있도록 했고, Map 함수에서는 버퍼의 메모리 주소를 반환하도록 구성했습니다. 이 구조를 사용하면 CPU에서 정점 데이터나 상수 데이터를 갱신할 때 별도의 복잡한 복사 과정 없이 GPU가 같은 메모리 영역을 참조할 수 있습니다. 따라서 작은 규모의 렌더링 데이터나 자주 갱신되는 데이터에 적합한 방식이라고 판단했습니다.</w:t>
            </w:r>
          </w:p>
          <w:p w14:paraId="6C7BB1A8"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 xml:space="preserve">텍스처 관리 부분에서는 엔진에서 사용하는 TextureDesc 정보를 Metal의 텍스처 생성 정보로 변환하는 과정을 확인했습니다. 텍스처의 너비, 높이, 포맷, mip level, 사용 목적을 MetalTextureDescriptor에 맞게 설정하고, ShaderRead, RenderTarget, ShaderWrite 같은 사용 목적을 Metal의 텍스처 usage 값으로 변환했습니다. 또한 이미지 초기 데이터가 존재하는 경우 replaceRegion을 사용해 CPU 메모리에 있는 픽셀 데이터를 Metal 텍스처 메모리로 업로드했습니다. 이를 통해 상위 렌더러에서 장면 </w:t>
            </w:r>
            <w:r w:rsidRPr="00A114F3">
              <w:rPr>
                <w:rFonts w:ascii="휴먼명조" w:eastAsia="휴먼명조"/>
                <w:lang w:eastAsia="ko-KR"/>
              </w:rPr>
              <w:lastRenderedPageBreak/>
              <w:t>텍스처를 생성하면 Metal 백엔드가 실제 GPU 텍스처를 만들고 셰이더에서 사용할 수 있도록 연결했습니다.</w:t>
            </w:r>
          </w:p>
          <w:p w14:paraId="6C368E06" w14:textId="605B6D45" w:rsidR="00A114F3" w:rsidRPr="005A5A75"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Renderer 쪽에서는 장면에 필요한 텍스처를 매 프레임 새로 생성하지 않고, 한 번 생성한 뒤 SceneTextureState에 저장하여 재사용하는 흐름을 확인했습니다. 텍스처가 처음 필요할 때만 CreateTexture를 호출하고, 이후에는 descriptor index를 통해 해당 텍스처를 다시 참조하도록 구성했습니다. 종료 시점에는 DestroyTexture와 DestroyPipelineState를 호출하여 생성된 GPU 리소스를 정리했습니다. 이 과정에서 Metal의 자동 메모리 관리 구조와 C++ 객체의 명시적 해제 구조가 함께 동작해야 한다는 점을 이해할 수 있었습니다.</w:t>
            </w:r>
          </w:p>
        </w:tc>
      </w:tr>
      <w:tr w:rsidR="00A114F3" w:rsidRPr="005A5A75" w14:paraId="62E5E71F" w14:textId="77777777" w:rsidTr="000803E1">
        <w:trPr>
          <w:trHeight w:val="6262"/>
        </w:trPr>
        <w:tc>
          <w:tcPr>
            <w:tcW w:w="1433" w:type="dxa"/>
            <w:tcBorders>
              <w:top w:val="single" w:sz="2" w:space="0" w:color="000000"/>
              <w:left w:val="single" w:sz="9" w:space="0" w:color="000000"/>
              <w:bottom w:val="single" w:sz="9" w:space="0" w:color="000000"/>
              <w:right w:val="single" w:sz="2" w:space="0" w:color="000000"/>
              <w:tl2br w:val="nil"/>
              <w:tr2bl w:val="nil"/>
            </w:tcBorders>
            <w:vAlign w:val="center"/>
          </w:tcPr>
          <w:p w14:paraId="2D56C02D" w14:textId="77777777" w:rsidR="00A114F3" w:rsidRPr="005A5A75" w:rsidRDefault="00A114F3" w:rsidP="000803E1">
            <w:pPr>
              <w:pStyle w:val="a9"/>
              <w:wordWrap/>
              <w:spacing w:line="360" w:lineRule="auto"/>
              <w:jc w:val="center"/>
              <w:rPr>
                <w:rFonts w:ascii="휴먼명조" w:eastAsia="휴먼명조"/>
                <w:lang w:eastAsia="ko-KR"/>
              </w:rPr>
            </w:pPr>
            <w:r w:rsidRPr="005A5A75">
              <w:rPr>
                <w:rFonts w:ascii="휴먼명조" w:eastAsia="휴먼명조" w:hint="eastAsia"/>
                <w:lang w:eastAsia="ko-KR"/>
              </w:rPr>
              <w:lastRenderedPageBreak/>
              <w:t>과제수행 시</w:t>
            </w:r>
          </w:p>
          <w:p w14:paraId="74175569" w14:textId="77777777" w:rsidR="00A114F3" w:rsidRPr="005A5A75" w:rsidRDefault="00A114F3" w:rsidP="000803E1">
            <w:pPr>
              <w:pStyle w:val="a9"/>
              <w:wordWrap/>
              <w:spacing w:line="360" w:lineRule="auto"/>
              <w:jc w:val="center"/>
              <w:rPr>
                <w:rFonts w:ascii="휴먼명조" w:eastAsia="휴먼명조"/>
                <w:lang w:eastAsia="ko-KR"/>
              </w:rPr>
            </w:pPr>
            <w:r w:rsidRPr="005A5A75">
              <w:rPr>
                <w:rFonts w:ascii="휴먼명조" w:eastAsia="휴먼명조" w:hint="eastAsia"/>
                <w:lang w:eastAsia="ko-KR"/>
              </w:rPr>
              <w:t>문제점 및 해결방안</w:t>
            </w:r>
          </w:p>
        </w:tc>
        <w:tc>
          <w:tcPr>
            <w:tcW w:w="8243" w:type="dxa"/>
            <w:gridSpan w:val="3"/>
            <w:tcBorders>
              <w:top w:val="single" w:sz="2" w:space="0" w:color="000000"/>
              <w:left w:val="single" w:sz="2" w:space="0" w:color="000000"/>
              <w:bottom w:val="single" w:sz="9" w:space="0" w:color="000000"/>
              <w:right w:val="single" w:sz="9" w:space="0" w:color="000000"/>
              <w:tl2br w:val="nil"/>
              <w:tr2bl w:val="nil"/>
            </w:tcBorders>
          </w:tcPr>
          <w:p w14:paraId="7550D138"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과제를 진행하면서 가장 어려웠던 점은 C++ 객체와 Metal 객체의 메모리 관리 방식이 서로 다르다는 점이었습니다. C++에서는 new로 생성한 객체를 delete로 직접 해제해야 하지만, Metal에서 사용하는 객체들은 Objective-C 객체이기 때문에 ARC를 사용할 경우 참조 관계를 기반으로 자동 관리됩니다. 처음에는 이 두 방식이 섞이면 어느 쪽에서 리소스를 해제해야 하는지 헷갈렸습니다. 이를 해결하기 위해 Metal 객체는 Impl 구조체 내부에 보관하고, C++ 클래스의 생성자와 소멸자에서 Impl의 수명을 관리하는 방식으로 구조를 분리했습니다. 이렇게 하니 상위 코드에서는 C++ 객체처럼 사용할 수 있고, 내부에서는 Metal 객체의 참조 관리 흐름을 따를 수 있었습니다.</w:t>
            </w:r>
          </w:p>
          <w:p w14:paraId="3877397F"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두 번째 문제는 bridge 사용 방식이었습니다. Metal 객체를 C++ 코드에서 void 포인터 형태로 넘겨야 하는 경우가 있었는데, 이때 단순히 포인터를 변환하는 것과 객체의 소유권까지 넘기는 것은 다르다는 점을 확인했습니다. 소유권 이전을 잘못 처리하면 객체가 너무 빨리 해제되거나 반대로 해제되지 않아 메모리 누수가 발생할 수 있습니다. 이 문제를 해결하기 위해 단순 참조가 필요한 경우에는 소유권을 넘기지 않는 bridge 방식을 사용하고, 실제 객체의 생성과 보관은 Metal 래퍼 클래스 내부에서 담당하도록 정리했습니다.</w:t>
            </w:r>
          </w:p>
          <w:p w14:paraId="50E58332"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세 번째 문제는 GPU 리소스의 해제 시점이었습니다. CPU 객체는 필요 없어지면 바로 삭제할 수 있지만, GPU는 커맨드 버퍼에 기록된 작업을 나중에 실행할 수 있기 때문에 리소스를 너무 빨리 삭제하면 문제가 생길 수 있습니다. 예를 들어 렌더링 명령에 사용된 텍스처나 버퍼가 GPU에서 아직 사용 중인데 CPU 쪽에서 먼저 해제하면 렌더링 결과가 깨지거나 오류가 발생할 수 있습니다. 현재 구조에서는 렌더러 종료 시점에 텍스처와 파이프라인을 정리하도록 했고, 향후에는 프레임 인덱스를 기준으로 몇 프레임 뒤에 리소스를 해제하는 지연 삭제 큐를 도입하면 더 안전한 구조가 될 수 있다고 판단했습니다.</w:t>
            </w:r>
          </w:p>
          <w:p w14:paraId="0FE6E8A3" w14:textId="77777777" w:rsidR="00A114F3" w:rsidRPr="00A114F3"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 xml:space="preserve">네 번째 문제는 자동 메모리 관리가 제대로 적용되기 위해 빌드 설정도 함께 확인해야 </w:t>
            </w:r>
            <w:r w:rsidRPr="00A114F3">
              <w:rPr>
                <w:rFonts w:ascii="휴먼명조" w:eastAsia="휴먼명조"/>
                <w:lang w:eastAsia="ko-KR"/>
              </w:rPr>
              <w:lastRenderedPageBreak/>
              <w:t>한다는 점이었습니다. Metal 파일은 Objective-C++ 파일로 컴파일되어야 하며, ARC를 사용할 경우 컴파일 옵션에서 이를 명확하게 지정하는 것이 중요합니다. 현재 구조에서는 Metal 백엔드 파일을 Objective-C++로 컴파일하는 흐름은 구성되어 있지만, ARC 사용 여부를 명확히 관리하지 않으면 Metal 객체의 자동 해제 흐름이 불안정할 수 있습니다. 따라서 이후 보완할 점으로 fobjc-arc 옵션을 명시하거나, ARC를 사용하지 않는 경우에는 생성된 Metal 객체에 대한 release 처리를 명확하게 추가해야 한다고 정리했습니다.</w:t>
            </w:r>
          </w:p>
          <w:p w14:paraId="4D12BCE8" w14:textId="28777608" w:rsidR="00A114F3" w:rsidRPr="005A5A75" w:rsidRDefault="00A114F3" w:rsidP="00A114F3">
            <w:pPr>
              <w:pStyle w:val="a9"/>
              <w:wordWrap/>
              <w:adjustRightInd w:val="0"/>
              <w:snapToGrid w:val="0"/>
              <w:spacing w:line="360" w:lineRule="auto"/>
              <w:jc w:val="left"/>
              <w:rPr>
                <w:rFonts w:ascii="휴먼명조" w:eastAsia="휴먼명조"/>
                <w:lang w:eastAsia="ko-KR"/>
              </w:rPr>
            </w:pPr>
            <w:r w:rsidRPr="00A114F3">
              <w:rPr>
                <w:rFonts w:ascii="휴먼명조" w:eastAsia="휴먼명조"/>
                <w:lang w:eastAsia="ko-KR"/>
              </w:rPr>
              <w:t>마지막으로 보완해야 할 점도 있습니다. 현재 구조는 기본적인 버퍼, 텍스처, 커맨드 버퍼 관리에는 적합하지만, 실제 엔진 규모가 커지면 리소스가 많아지고 프레임마다 생성과 해제가 반복될 수 있습니다. 따라서 이후에는 Metal Heap을 이용한 리소스 묶음 관리, 프레임별 임시 리소스 관리, GPU 작업 완료 후 안전하게 해제하는 지연 삭제 구조까지 확장할 필요가 있습니다. 이번 작업을 통해 Metal의 자동 메모리 관리 방식과 C++ 엔진의 명시적 수명 관리 방식을 함께 사용하는 기본 구조를 이해하고, GPU 리소스를 안정적으로 관리하기 위한 방향을 잡을 수 있었습니다.</w:t>
            </w:r>
          </w:p>
        </w:tc>
      </w:tr>
    </w:tbl>
    <w:p w14:paraId="28E07E1C" w14:textId="77777777" w:rsidR="00A114F3" w:rsidRPr="005A5A75" w:rsidRDefault="00A114F3" w:rsidP="00A114F3">
      <w:pPr>
        <w:wordWrap/>
        <w:spacing w:line="360" w:lineRule="auto"/>
        <w:rPr>
          <w:rFonts w:ascii="휴먼명조" w:eastAsia="휴먼명조"/>
          <w:sz w:val="2"/>
          <w:lang w:eastAsia="ko-KR"/>
        </w:rPr>
      </w:pPr>
    </w:p>
    <w:p w14:paraId="4752B696" w14:textId="77777777" w:rsidR="00A114F3" w:rsidRPr="005A5A75" w:rsidRDefault="00A114F3" w:rsidP="00A114F3">
      <w:pPr>
        <w:pStyle w:val="a9"/>
        <w:tabs>
          <w:tab w:val="right" w:leader="middleDot" w:pos="9290"/>
        </w:tabs>
        <w:wordWrap/>
        <w:spacing w:line="360" w:lineRule="auto"/>
        <w:ind w:left="418" w:hanging="418"/>
        <w:rPr>
          <w:rFonts w:ascii="휴먼명조" w:eastAsia="휴먼명조" w:cs="휴먼명조"/>
          <w:b/>
          <w:bCs/>
          <w:sz w:val="24"/>
          <w:szCs w:val="24"/>
          <w:lang w:eastAsia="ko-KR"/>
        </w:rPr>
      </w:pPr>
    </w:p>
    <w:p w14:paraId="42AF907A" w14:textId="77777777" w:rsidR="00A114F3" w:rsidRDefault="00A114F3">
      <w:pPr>
        <w:widowControl/>
        <w:wordWrap/>
        <w:autoSpaceDE/>
        <w:autoSpaceDN/>
        <w:rPr>
          <w:rFonts w:ascii="휴먼명조" w:eastAsia="휴먼명조" w:hAnsi="Arial Unicode MS" w:cs="HYSinMyeongJo-Medium" w:hint="eastAsia"/>
          <w:b/>
          <w:bCs/>
          <w:color w:val="000000"/>
          <w:sz w:val="32"/>
          <w:szCs w:val="32"/>
          <w:lang w:eastAsia="ko-KR"/>
        </w:rPr>
      </w:pPr>
      <w:r>
        <w:rPr>
          <w:rFonts w:ascii="휴먼명조" w:cs="HYSinMyeongJo-Medium" w:hint="eastAsia"/>
          <w:sz w:val="32"/>
          <w:szCs w:val="32"/>
          <w:lang w:eastAsia="ko-KR"/>
        </w:rPr>
        <w:br w:type="page"/>
      </w:r>
    </w:p>
    <w:p w14:paraId="795C8917" w14:textId="56BA432A" w:rsidR="00D13DB6" w:rsidRPr="005A5A75" w:rsidRDefault="00A51148" w:rsidP="005A5A75">
      <w:pPr>
        <w:pStyle w:val="af"/>
        <w:wordWrap/>
        <w:spacing w:line="360" w:lineRule="auto"/>
        <w:rPr>
          <w:rFonts w:ascii="휴먼명조"/>
          <w:w w:val="100"/>
          <w:sz w:val="32"/>
          <w:szCs w:val="32"/>
          <w:lang w:eastAsia="ko-KR"/>
        </w:rPr>
      </w:pPr>
      <w:r w:rsidRPr="005A5A75">
        <w:rPr>
          <w:rFonts w:ascii="휴먼명조" w:cs="HYSinMyeongJo-Medium" w:hint="eastAsia"/>
          <w:w w:val="100"/>
          <w:sz w:val="32"/>
          <w:szCs w:val="32"/>
        </w:rPr>
        <w:lastRenderedPageBreak/>
        <w:t>Ⅵ</w:t>
      </w:r>
      <w:r w:rsidRPr="005A5A75">
        <w:rPr>
          <w:rFonts w:ascii="휴먼명조" w:cs="HCI Poppy" w:hint="eastAsia"/>
          <w:w w:val="100"/>
          <w:sz w:val="32"/>
          <w:szCs w:val="32"/>
        </w:rPr>
        <w:t xml:space="preserve">. </w:t>
      </w:r>
      <w:r w:rsidRPr="005A5A75">
        <w:rPr>
          <w:rFonts w:ascii="휴먼명조" w:hint="eastAsia"/>
          <w:w w:val="100"/>
          <w:sz w:val="32"/>
          <w:szCs w:val="32"/>
        </w:rPr>
        <w:t>참고자료</w:t>
      </w:r>
    </w:p>
    <w:p w14:paraId="6E043143" w14:textId="77777777" w:rsidR="00D13DB6" w:rsidRPr="005A5A75" w:rsidRDefault="00D13DB6" w:rsidP="005A5A75">
      <w:pPr>
        <w:pStyle w:val="a9"/>
        <w:tabs>
          <w:tab w:val="right" w:leader="middleDot" w:pos="9290"/>
        </w:tabs>
        <w:wordWrap/>
        <w:spacing w:line="360" w:lineRule="auto"/>
        <w:ind w:left="418" w:hanging="418"/>
        <w:rPr>
          <w:rFonts w:ascii="휴먼명조" w:eastAsia="휴먼명조" w:cs="휴먼명조"/>
          <w:b/>
          <w:bCs/>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72"/>
        <w:gridCol w:w="890"/>
        <w:gridCol w:w="4819"/>
        <w:gridCol w:w="1815"/>
        <w:gridCol w:w="1282"/>
      </w:tblGrid>
      <w:tr w:rsidR="00D13DB6" w:rsidRPr="005A5A75" w14:paraId="14E3B284" w14:textId="77777777" w:rsidTr="00FE12A7">
        <w:trPr>
          <w:trHeight w:val="369"/>
        </w:trPr>
        <w:tc>
          <w:tcPr>
            <w:tcW w:w="772"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31E2C590" w14:textId="77777777" w:rsidR="00D13DB6" w:rsidRPr="00306C00" w:rsidRDefault="00A51148" w:rsidP="00A114F3">
            <w:pPr>
              <w:pStyle w:val="a9"/>
              <w:wordWrap/>
              <w:spacing w:line="360" w:lineRule="auto"/>
              <w:jc w:val="center"/>
              <w:rPr>
                <w:rFonts w:ascii="휴먼명조" w:eastAsia="휴먼명조"/>
                <w:b/>
                <w:bCs/>
              </w:rPr>
            </w:pPr>
            <w:r w:rsidRPr="00306C00">
              <w:rPr>
                <w:rFonts w:ascii="휴먼명조" w:eastAsia="휴먼명조" w:hint="eastAsia"/>
                <w:b/>
                <w:bCs/>
              </w:rPr>
              <w:t>번호</w:t>
            </w:r>
          </w:p>
        </w:tc>
        <w:tc>
          <w:tcPr>
            <w:tcW w:w="890"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63C1E047" w14:textId="77777777" w:rsidR="00D13DB6" w:rsidRPr="00306C00" w:rsidRDefault="00A51148" w:rsidP="00A114F3">
            <w:pPr>
              <w:pStyle w:val="a9"/>
              <w:wordWrap/>
              <w:spacing w:line="360" w:lineRule="auto"/>
              <w:jc w:val="center"/>
              <w:rPr>
                <w:rFonts w:ascii="휴먼명조" w:eastAsia="휴먼명조"/>
                <w:b/>
                <w:bCs/>
              </w:rPr>
            </w:pPr>
            <w:r w:rsidRPr="00306C00">
              <w:rPr>
                <w:rFonts w:ascii="휴먼명조" w:eastAsia="휴먼명조" w:hint="eastAsia"/>
                <w:b/>
                <w:bCs/>
              </w:rPr>
              <w:t>종류</w:t>
            </w:r>
          </w:p>
        </w:tc>
        <w:tc>
          <w:tcPr>
            <w:tcW w:w="4819"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1FC60220" w14:textId="77777777" w:rsidR="00D13DB6" w:rsidRPr="00306C00" w:rsidRDefault="00A51148" w:rsidP="00A114F3">
            <w:pPr>
              <w:pStyle w:val="a9"/>
              <w:wordWrap/>
              <w:spacing w:line="360" w:lineRule="auto"/>
              <w:jc w:val="center"/>
              <w:rPr>
                <w:rFonts w:ascii="휴먼명조" w:eastAsia="휴먼명조"/>
                <w:b/>
                <w:bCs/>
              </w:rPr>
            </w:pPr>
            <w:r w:rsidRPr="00306C00">
              <w:rPr>
                <w:rFonts w:ascii="휴먼명조" w:eastAsia="휴먼명조" w:hint="eastAsia"/>
                <w:b/>
                <w:bCs/>
              </w:rPr>
              <w:t>제목</w:t>
            </w:r>
          </w:p>
        </w:tc>
        <w:tc>
          <w:tcPr>
            <w:tcW w:w="1815"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0A4C428C" w14:textId="77777777" w:rsidR="00D13DB6" w:rsidRPr="00306C00" w:rsidRDefault="00A51148" w:rsidP="00A114F3">
            <w:pPr>
              <w:pStyle w:val="a9"/>
              <w:wordWrap/>
              <w:spacing w:line="360" w:lineRule="auto"/>
              <w:jc w:val="center"/>
              <w:rPr>
                <w:rFonts w:ascii="휴먼명조" w:eastAsia="휴먼명조"/>
                <w:b/>
                <w:bCs/>
              </w:rPr>
            </w:pPr>
            <w:r w:rsidRPr="00306C00">
              <w:rPr>
                <w:rFonts w:ascii="휴먼명조" w:eastAsia="휴먼명조" w:hint="eastAsia"/>
                <w:b/>
                <w:bCs/>
              </w:rPr>
              <w:t>저자</w:t>
            </w:r>
          </w:p>
        </w:tc>
        <w:tc>
          <w:tcPr>
            <w:tcW w:w="1282" w:type="dxa"/>
            <w:tcBorders>
              <w:top w:val="single" w:sz="2" w:space="0" w:color="000000"/>
              <w:left w:val="single" w:sz="2" w:space="0" w:color="000000"/>
              <w:bottom w:val="single" w:sz="2" w:space="0" w:color="000000"/>
              <w:right w:val="single" w:sz="2" w:space="0" w:color="000000"/>
              <w:tl2br w:val="nil"/>
              <w:tr2bl w:val="nil"/>
            </w:tcBorders>
            <w:shd w:val="clear" w:color="auto" w:fill="E6EEF7"/>
            <w:vAlign w:val="center"/>
          </w:tcPr>
          <w:p w14:paraId="2AA19BD3" w14:textId="77777777" w:rsidR="00D13DB6" w:rsidRPr="00306C00" w:rsidRDefault="00A51148" w:rsidP="00A114F3">
            <w:pPr>
              <w:pStyle w:val="a9"/>
              <w:wordWrap/>
              <w:spacing w:line="360" w:lineRule="auto"/>
              <w:jc w:val="center"/>
              <w:rPr>
                <w:rFonts w:ascii="휴먼명조" w:eastAsia="휴먼명조"/>
                <w:b/>
                <w:bCs/>
              </w:rPr>
            </w:pPr>
            <w:r w:rsidRPr="00306C00">
              <w:rPr>
                <w:rFonts w:ascii="휴먼명조" w:eastAsia="휴먼명조" w:hint="eastAsia"/>
                <w:b/>
                <w:bCs/>
              </w:rPr>
              <w:t>발행연도</w:t>
            </w:r>
          </w:p>
        </w:tc>
      </w:tr>
      <w:tr w:rsidR="00D13DB6" w:rsidRPr="005A5A75" w14:paraId="39380881"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E4422A7" w14:textId="77777777" w:rsidR="00D13DB6" w:rsidRPr="00C917D7" w:rsidRDefault="00A51148" w:rsidP="00FE12A7">
            <w:pPr>
              <w:pStyle w:val="a9"/>
              <w:wordWrap/>
              <w:spacing w:line="360" w:lineRule="auto"/>
              <w:jc w:val="center"/>
              <w:rPr>
                <w:rFonts w:ascii="휴먼명조" w:eastAsia="휴먼명조" w:hint="eastAsia"/>
              </w:rPr>
            </w:pPr>
            <w:r w:rsidRPr="00C917D7">
              <w:rPr>
                <w:rFonts w:ascii="휴먼명조" w:eastAsia="휴먼명조" w:hint="eastAsia"/>
              </w:rPr>
              <w:t>1</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16F2636C" w14:textId="40C828EF" w:rsidR="00D13DB6" w:rsidRPr="00C917D7" w:rsidRDefault="004A42A9"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서적</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6BDCD85C" w14:textId="3AF2D5E5" w:rsidR="00D13DB6" w:rsidRPr="00C917D7" w:rsidRDefault="004A42A9"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Real-Time Rendering</w:t>
            </w:r>
            <w:r w:rsidR="00B653BB" w:rsidRPr="00C917D7">
              <w:rPr>
                <w:rFonts w:ascii="휴먼명조" w:eastAsia="휴먼명조" w:hint="eastAsia"/>
                <w:lang w:eastAsia="ko-KR"/>
              </w:rPr>
              <w:t>, 4th Edition</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12652F1F" w14:textId="53AA2C83" w:rsidR="00D13DB6" w:rsidRPr="00C917D7" w:rsidRDefault="00B653BB"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T.Akenine-Moller 외</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4ECD68BD" w14:textId="77777777" w:rsidR="00D13DB6" w:rsidRPr="00C917D7" w:rsidRDefault="00D13DB6" w:rsidP="00167263">
            <w:pPr>
              <w:pStyle w:val="a9"/>
              <w:wordWrap/>
              <w:spacing w:line="360" w:lineRule="auto"/>
              <w:jc w:val="left"/>
              <w:rPr>
                <w:rFonts w:ascii="휴먼명조" w:eastAsia="휴먼명조" w:hint="eastAsia"/>
              </w:rPr>
            </w:pPr>
          </w:p>
        </w:tc>
      </w:tr>
      <w:tr w:rsidR="00D13DB6" w:rsidRPr="005A5A75" w14:paraId="1FCF8E23"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35AB21A5" w14:textId="77777777" w:rsidR="00D13DB6" w:rsidRPr="00C917D7" w:rsidRDefault="00A51148" w:rsidP="00FE12A7">
            <w:pPr>
              <w:pStyle w:val="a9"/>
              <w:wordWrap/>
              <w:spacing w:line="360" w:lineRule="auto"/>
              <w:jc w:val="center"/>
              <w:rPr>
                <w:rFonts w:ascii="휴먼명조" w:eastAsia="휴먼명조" w:hint="eastAsia"/>
              </w:rPr>
            </w:pPr>
            <w:r w:rsidRPr="00C917D7">
              <w:rPr>
                <w:rFonts w:ascii="휴먼명조" w:eastAsia="휴먼명조" w:hint="eastAsia"/>
              </w:rPr>
              <w:t>2</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0136762F" w14:textId="77777777" w:rsidR="00D13DB6" w:rsidRPr="00C917D7" w:rsidRDefault="00A51148" w:rsidP="00167263">
            <w:pPr>
              <w:pStyle w:val="a9"/>
              <w:wordWrap/>
              <w:spacing w:line="360" w:lineRule="auto"/>
              <w:jc w:val="left"/>
              <w:rPr>
                <w:rFonts w:ascii="휴먼명조" w:eastAsia="휴먼명조" w:hint="eastAsia"/>
              </w:rPr>
            </w:pPr>
            <w:r w:rsidRPr="00C917D7">
              <w:rPr>
                <w:rFonts w:ascii="휴먼명조" w:eastAsia="휴먼명조" w:hint="eastAsia"/>
              </w:rPr>
              <w:t>서적</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2160A83E" w14:textId="35C4C424" w:rsidR="00D13DB6" w:rsidRPr="00C917D7" w:rsidRDefault="00F93E77"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 xml:space="preserve">DirectX12를 </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14230AB9" w14:textId="77777777" w:rsidR="00D13DB6" w:rsidRPr="00C917D7" w:rsidRDefault="00D13DB6" w:rsidP="00167263">
            <w:pPr>
              <w:pStyle w:val="a9"/>
              <w:wordWrap/>
              <w:spacing w:line="360" w:lineRule="auto"/>
              <w:jc w:val="left"/>
              <w:rPr>
                <w:rFonts w:ascii="휴먼명조" w:eastAsia="휴먼명조" w:hint="eastAsia"/>
              </w:rPr>
            </w:pP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1F5F2307" w14:textId="77777777" w:rsidR="00D13DB6" w:rsidRPr="00C917D7" w:rsidRDefault="00D13DB6" w:rsidP="00167263">
            <w:pPr>
              <w:pStyle w:val="a9"/>
              <w:wordWrap/>
              <w:spacing w:line="360" w:lineRule="auto"/>
              <w:jc w:val="left"/>
              <w:rPr>
                <w:rFonts w:ascii="휴먼명조" w:eastAsia="휴먼명조" w:hint="eastAsia"/>
              </w:rPr>
            </w:pPr>
          </w:p>
        </w:tc>
      </w:tr>
      <w:tr w:rsidR="00D13DB6" w:rsidRPr="005A5A75" w14:paraId="3D8A6F7C"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88C9497" w14:textId="77777777" w:rsidR="00D13DB6" w:rsidRPr="00C917D7" w:rsidRDefault="00A51148" w:rsidP="00FE12A7">
            <w:pPr>
              <w:pStyle w:val="a9"/>
              <w:wordWrap/>
              <w:spacing w:line="360" w:lineRule="auto"/>
              <w:jc w:val="center"/>
              <w:rPr>
                <w:rFonts w:ascii="휴먼명조" w:eastAsia="휴먼명조" w:hint="eastAsia"/>
              </w:rPr>
            </w:pPr>
            <w:r w:rsidRPr="00C917D7">
              <w:rPr>
                <w:rFonts w:ascii="휴먼명조" w:eastAsia="휴먼명조" w:hint="eastAsia"/>
              </w:rPr>
              <w:t>3</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442D4C12" w14:textId="3DC8E0FB" w:rsidR="00D13DB6"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18CC1D4B" w14:textId="5C2E7145" w:rsidR="00D13DB6"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Vulkan Specification</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698C760C" w14:textId="5B263D2F" w:rsidR="00D13DB6"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Khronos Group</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4C99A637" w14:textId="77777777" w:rsidR="00D13DB6" w:rsidRPr="00C917D7" w:rsidRDefault="00D13DB6" w:rsidP="00167263">
            <w:pPr>
              <w:pStyle w:val="a9"/>
              <w:wordWrap/>
              <w:spacing w:line="360" w:lineRule="auto"/>
              <w:jc w:val="left"/>
              <w:rPr>
                <w:rFonts w:ascii="휴먼명조" w:eastAsia="휴먼명조" w:hint="eastAsia"/>
              </w:rPr>
            </w:pPr>
          </w:p>
        </w:tc>
      </w:tr>
      <w:tr w:rsidR="00D13DB6" w:rsidRPr="005A5A75" w14:paraId="23116A1D"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02E3CA48" w14:textId="77777777" w:rsidR="00D13DB6" w:rsidRPr="00C917D7" w:rsidRDefault="00A51148" w:rsidP="00FE12A7">
            <w:pPr>
              <w:pStyle w:val="a9"/>
              <w:wordWrap/>
              <w:spacing w:line="360" w:lineRule="auto"/>
              <w:jc w:val="center"/>
              <w:rPr>
                <w:rFonts w:ascii="휴먼명조" w:eastAsia="휴먼명조" w:hint="eastAsia"/>
              </w:rPr>
            </w:pPr>
            <w:r w:rsidRPr="00C917D7">
              <w:rPr>
                <w:rFonts w:ascii="휴먼명조" w:eastAsia="휴먼명조" w:hint="eastAsia"/>
              </w:rPr>
              <w:t>4</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77D3E4A6" w14:textId="58F5EB54" w:rsidR="00D13DB6" w:rsidRPr="00C917D7" w:rsidRDefault="00702996"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컨퍼런스</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16F7B2DD" w14:textId="67ADFEDB" w:rsidR="00D13DB6" w:rsidRPr="00C917D7" w:rsidRDefault="00B653BB"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CppCon 2014</w:t>
            </w:r>
            <w:r w:rsidR="00206DCA" w:rsidRPr="00C917D7">
              <w:rPr>
                <w:rFonts w:ascii="휴먼명조" w:eastAsia="휴먼명조" w:hint="eastAsia"/>
                <w:lang w:eastAsia="ko-KR"/>
              </w:rPr>
              <w:t xml:space="preserve"> “</w:t>
            </w:r>
            <w:r w:rsidRPr="00C917D7">
              <w:rPr>
                <w:rFonts w:ascii="휴먼명조" w:eastAsia="휴먼명조" w:hint="eastAsia"/>
                <w:lang w:eastAsia="ko-KR"/>
              </w:rPr>
              <w:t>Data-Oriented Design and C++”</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37958ABF" w14:textId="0C6E6B9E" w:rsidR="00D13DB6" w:rsidRPr="00C917D7" w:rsidRDefault="00B653BB"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Mike Acton</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7EF89FA5" w14:textId="661A000F" w:rsidR="00D13DB6" w:rsidRPr="00C917D7" w:rsidRDefault="00DD065D"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2014</w:t>
            </w:r>
          </w:p>
        </w:tc>
      </w:tr>
      <w:tr w:rsidR="00D13DB6" w:rsidRPr="005A5A75" w14:paraId="6685566C"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6E20A709" w14:textId="77777777" w:rsidR="00D13DB6" w:rsidRPr="00C917D7" w:rsidRDefault="00A51148" w:rsidP="00FE12A7">
            <w:pPr>
              <w:pStyle w:val="a9"/>
              <w:wordWrap/>
              <w:spacing w:line="360" w:lineRule="auto"/>
              <w:jc w:val="center"/>
              <w:rPr>
                <w:rFonts w:ascii="휴먼명조" w:eastAsia="휴먼명조" w:hint="eastAsia"/>
              </w:rPr>
            </w:pPr>
            <w:r w:rsidRPr="00C917D7">
              <w:rPr>
                <w:rFonts w:ascii="휴먼명조" w:eastAsia="휴먼명조" w:hint="eastAsia"/>
              </w:rPr>
              <w:t>5</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75B4EF90" w14:textId="0A77702F" w:rsidR="00D13DB6" w:rsidRPr="00C917D7" w:rsidRDefault="00693B17"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컨퍼런스</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39576BB6" w14:textId="2F566C6D" w:rsidR="00D13DB6" w:rsidRPr="00167263" w:rsidRDefault="00206DCA" w:rsidP="00167263">
            <w:pPr>
              <w:pStyle w:val="a9"/>
              <w:wordWrap/>
              <w:spacing w:line="360" w:lineRule="auto"/>
              <w:jc w:val="left"/>
              <w:rPr>
                <w:rFonts w:ascii="휴먼명조" w:eastAsia="휴먼명조" w:cs="휴먼명조" w:hint="eastAsia"/>
                <w:lang w:eastAsia="ko-KR"/>
              </w:rPr>
            </w:pPr>
            <w:r w:rsidRPr="00C917D7">
              <w:rPr>
                <w:rFonts w:ascii="휴먼명조" w:eastAsia="휴먼명조" w:cs="휴먼명조" w:hint="eastAsia"/>
                <w:lang w:eastAsia="ko-KR"/>
              </w:rPr>
              <w:t>CppCon 2018</w:t>
            </w:r>
            <w:r w:rsidR="00167263">
              <w:rPr>
                <w:rFonts w:ascii="휴먼명조" w:eastAsia="휴먼명조" w:cs="휴먼명조" w:hint="eastAsia"/>
                <w:lang w:eastAsia="ko-KR"/>
              </w:rPr>
              <w:t xml:space="preserve"> </w:t>
            </w:r>
            <w:r w:rsidRPr="00C917D7">
              <w:rPr>
                <w:rFonts w:ascii="휴먼명조" w:eastAsia="휴먼명조" w:cs="휴먼명조" w:hint="eastAsia"/>
                <w:lang w:eastAsia="ko-KR"/>
              </w:rPr>
              <w:t>“OOP is Dead, Long Live Data-oriented Design”</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69CBFD75" w14:textId="2CF8DFF0" w:rsidR="00D13DB6" w:rsidRPr="00C917D7" w:rsidRDefault="00596CC2"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Stoyan Nikolov</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51C75143" w14:textId="52A28CA8" w:rsidR="00D13DB6" w:rsidRPr="00C917D7" w:rsidRDefault="00596CC2"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2018</w:t>
            </w:r>
          </w:p>
        </w:tc>
      </w:tr>
      <w:tr w:rsidR="00D13DB6" w:rsidRPr="005A5A75" w14:paraId="7D62C06B"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24515A55" w14:textId="3069BC8F" w:rsidR="00D13DB6" w:rsidRPr="00C917D7" w:rsidRDefault="006073F3" w:rsidP="00FE12A7">
            <w:pPr>
              <w:pStyle w:val="a9"/>
              <w:wordWrap/>
              <w:spacing w:line="360" w:lineRule="auto"/>
              <w:jc w:val="center"/>
              <w:rPr>
                <w:rFonts w:ascii="휴먼명조" w:eastAsia="휴먼명조" w:hint="eastAsia"/>
                <w:lang w:eastAsia="ko-KR"/>
              </w:rPr>
            </w:pPr>
            <w:r w:rsidRPr="00C917D7">
              <w:rPr>
                <w:rFonts w:ascii="휴먼명조" w:eastAsia="휴먼명조" w:hint="eastAsia"/>
                <w:lang w:eastAsia="ko-KR"/>
              </w:rPr>
              <w:t>6</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60033456" w14:textId="39886E02" w:rsidR="00D13DB6" w:rsidRPr="00C917D7" w:rsidRDefault="00F423A4"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컨퍼런스</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75FBAFB0" w14:textId="700C8B60" w:rsidR="00D13DB6" w:rsidRPr="00C917D7" w:rsidRDefault="000D1F2F"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CppCon 2025 “Cache-Friendly C++”</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538FFB15" w14:textId="115AB64D" w:rsidR="00D13DB6" w:rsidRPr="00C917D7" w:rsidRDefault="000D1F2F"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Jonathan M</w:t>
            </w:r>
            <w:r w:rsidRPr="00C917D7">
              <w:rPr>
                <w:rFonts w:ascii="휴먼명조" w:eastAsia="휴먼명조" w:hint="eastAsia"/>
                <w:lang w:eastAsia="ko-KR"/>
              </w:rPr>
              <w:t>ü</w:t>
            </w:r>
            <w:r w:rsidRPr="00C917D7">
              <w:rPr>
                <w:rFonts w:ascii="휴먼명조" w:eastAsia="휴먼명조" w:hint="eastAsia"/>
                <w:lang w:eastAsia="ko-KR"/>
              </w:rPr>
              <w:t>ller</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55A0301E" w14:textId="4FFAFE2B" w:rsidR="00D13DB6" w:rsidRPr="00C917D7" w:rsidRDefault="00F423A4"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2025</w:t>
            </w:r>
          </w:p>
        </w:tc>
      </w:tr>
      <w:tr w:rsidR="00A114F3" w:rsidRPr="005A5A75" w14:paraId="3C64B8ED"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507CBAB0" w14:textId="59439C86" w:rsidR="00A114F3" w:rsidRPr="00C917D7" w:rsidRDefault="00A114F3" w:rsidP="00FE12A7">
            <w:pPr>
              <w:pStyle w:val="a9"/>
              <w:wordWrap/>
              <w:spacing w:line="360" w:lineRule="auto"/>
              <w:jc w:val="center"/>
              <w:rPr>
                <w:rFonts w:ascii="휴먼명조" w:eastAsia="휴먼명조" w:hint="eastAsia"/>
              </w:rPr>
            </w:pPr>
            <w:r w:rsidRPr="00C917D7">
              <w:rPr>
                <w:rFonts w:ascii="휴먼명조" w:eastAsia="휴먼명조" w:hint="eastAsia"/>
              </w:rPr>
              <w:t>7</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5C12C87A" w14:textId="11D8A53D"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논문</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57A1E8A7" w14:textId="3F47BF7F"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Illumination for Computer Generated Pictures</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796743ED" w14:textId="3E8A36AA"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Bui Tuong Phong</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09A5E592" w14:textId="575FF531"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1975</w:t>
            </w:r>
          </w:p>
        </w:tc>
      </w:tr>
      <w:tr w:rsidR="00A114F3" w:rsidRPr="005A5A75" w14:paraId="173268B9"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2CE1D779" w14:textId="03E82D0B" w:rsidR="00A114F3" w:rsidRPr="00C917D7" w:rsidRDefault="00A114F3" w:rsidP="00FE12A7">
            <w:pPr>
              <w:pStyle w:val="a9"/>
              <w:wordWrap/>
              <w:spacing w:line="360" w:lineRule="auto"/>
              <w:jc w:val="center"/>
              <w:rPr>
                <w:rFonts w:ascii="휴먼명조" w:eastAsia="휴먼명조" w:hint="eastAsia"/>
              </w:rPr>
            </w:pPr>
            <w:r w:rsidRPr="00C917D7">
              <w:rPr>
                <w:rFonts w:ascii="휴먼명조" w:eastAsia="휴먼명조" w:hint="eastAsia"/>
              </w:rPr>
              <w:t>8</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6F140C27" w14:textId="7D14BC6F"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 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6F233425" w14:textId="1F8DEC6E"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LearnOpenGL - Basic Lighting</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34945293" w14:textId="22B4066A"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Joey de Vries</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393090DE" w14:textId="6F66CACD"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w:t>
            </w:r>
          </w:p>
        </w:tc>
      </w:tr>
      <w:tr w:rsidR="00A114F3" w:rsidRPr="005A5A75" w14:paraId="217D4EDD"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5061147" w14:textId="5F473519" w:rsidR="00A114F3" w:rsidRPr="00C917D7" w:rsidRDefault="00A114F3" w:rsidP="00FE12A7">
            <w:pPr>
              <w:pStyle w:val="a9"/>
              <w:wordWrap/>
              <w:spacing w:line="360" w:lineRule="auto"/>
              <w:jc w:val="center"/>
              <w:rPr>
                <w:rFonts w:ascii="휴먼명조" w:eastAsia="휴먼명조" w:hint="eastAsia"/>
              </w:rPr>
            </w:pPr>
            <w:r w:rsidRPr="00C917D7">
              <w:rPr>
                <w:rFonts w:ascii="휴먼명조" w:eastAsia="휴먼명조" w:hint="eastAsia"/>
              </w:rPr>
              <w:t>9</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04D1BFFE" w14:textId="49CCDE7E"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 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7DBF15A9" w14:textId="53805C84"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LearnOpenGL - Shadow Mapping</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26AF02E9" w14:textId="7E6A1E7F"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Joey de Vries</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230F6AB4" w14:textId="4820F994"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w:t>
            </w:r>
          </w:p>
        </w:tc>
      </w:tr>
      <w:tr w:rsidR="00A114F3" w:rsidRPr="005A5A75" w14:paraId="110EEEBF"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4B942B4" w14:textId="04E9C0B3" w:rsidR="00A114F3" w:rsidRPr="00C917D7" w:rsidRDefault="00A114F3" w:rsidP="00FE12A7">
            <w:pPr>
              <w:pStyle w:val="a9"/>
              <w:wordWrap/>
              <w:spacing w:line="360" w:lineRule="auto"/>
              <w:jc w:val="center"/>
              <w:rPr>
                <w:rFonts w:ascii="휴먼명조" w:eastAsia="휴먼명조" w:hint="eastAsia"/>
              </w:rPr>
            </w:pPr>
            <w:r w:rsidRPr="00C917D7">
              <w:rPr>
                <w:rFonts w:ascii="휴먼명조" w:eastAsia="휴먼명조" w:hint="eastAsia"/>
              </w:rPr>
              <w:t>10</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0240F65F" w14:textId="169253B6"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 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11383B1C" w14:textId="06A235BF"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LearnOpenGL - PBR Theory</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3540552D" w14:textId="17F48C64"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Joey de Vries</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00106C14" w14:textId="1BBA9BDC"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w:t>
            </w:r>
          </w:p>
        </w:tc>
      </w:tr>
      <w:tr w:rsidR="00A114F3" w:rsidRPr="005A5A75" w14:paraId="580EC71F"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D1DAA9C" w14:textId="49F9C5FB" w:rsidR="00A114F3" w:rsidRPr="00C917D7" w:rsidRDefault="00A114F3" w:rsidP="00FE12A7">
            <w:pPr>
              <w:pStyle w:val="a9"/>
              <w:wordWrap/>
              <w:spacing w:line="360" w:lineRule="auto"/>
              <w:jc w:val="center"/>
              <w:rPr>
                <w:rFonts w:ascii="휴먼명조" w:eastAsia="휴먼명조" w:hint="eastAsia"/>
              </w:rPr>
            </w:pPr>
            <w:r w:rsidRPr="00C917D7">
              <w:rPr>
                <w:rFonts w:ascii="휴먼명조" w:eastAsia="휴먼명조" w:hint="eastAsia"/>
              </w:rPr>
              <w:t>11</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76271F59" w14:textId="0E2D003C"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공식 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55EAA320" w14:textId="6F6EAD4D"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Vulkan Tutorial - Frames in Flight</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2580DDF7" w14:textId="03FB42F6"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Khronos Group</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5BD01050" w14:textId="59447EB4"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w:t>
            </w:r>
          </w:p>
        </w:tc>
      </w:tr>
      <w:tr w:rsidR="00A114F3" w:rsidRPr="005A5A75" w14:paraId="109617A8"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36A7E50" w14:textId="69163C41" w:rsidR="00A114F3" w:rsidRPr="00C917D7" w:rsidRDefault="00A114F3" w:rsidP="00FE12A7">
            <w:pPr>
              <w:pStyle w:val="a9"/>
              <w:wordWrap/>
              <w:spacing w:line="360" w:lineRule="auto"/>
              <w:jc w:val="center"/>
              <w:rPr>
                <w:rFonts w:ascii="휴먼명조" w:eastAsia="휴먼명조" w:hint="eastAsia"/>
              </w:rPr>
            </w:pPr>
            <w:r w:rsidRPr="00C917D7">
              <w:rPr>
                <w:rFonts w:ascii="휴먼명조" w:eastAsia="휴먼명조" w:hint="eastAsia"/>
              </w:rPr>
              <w:t>12</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577CCB95" w14:textId="15127A9C"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공식 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699AEB2B" w14:textId="00F662DB"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Vulkan Specification - Resource Descriptors / Render Pass</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773CBADE" w14:textId="073B172C"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Khronos Group</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6FD9C637" w14:textId="00F49B87" w:rsidR="00A114F3" w:rsidRPr="00C917D7" w:rsidRDefault="00A114F3" w:rsidP="00167263">
            <w:pPr>
              <w:pStyle w:val="a9"/>
              <w:wordWrap/>
              <w:spacing w:line="360" w:lineRule="auto"/>
              <w:jc w:val="left"/>
              <w:rPr>
                <w:rFonts w:ascii="휴먼명조" w:eastAsia="휴먼명조" w:hint="eastAsia"/>
              </w:rPr>
            </w:pPr>
            <w:r w:rsidRPr="00C917D7">
              <w:rPr>
                <w:rFonts w:ascii="휴먼명조" w:eastAsia="휴먼명조" w:hint="eastAsia"/>
              </w:rPr>
              <w:t>온라인</w:t>
            </w:r>
          </w:p>
        </w:tc>
      </w:tr>
      <w:tr w:rsidR="00A114F3" w:rsidRPr="005A5A75" w14:paraId="72A1D561"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7E6BA279" w14:textId="6F8C70F7" w:rsidR="00A114F3" w:rsidRPr="00C917D7" w:rsidRDefault="00A114F3" w:rsidP="00FE12A7">
            <w:pPr>
              <w:pStyle w:val="a9"/>
              <w:wordWrap/>
              <w:spacing w:line="360" w:lineRule="auto"/>
              <w:jc w:val="center"/>
              <w:rPr>
                <w:rFonts w:ascii="휴먼명조" w:eastAsia="휴먼명조" w:hint="eastAsia"/>
                <w:lang w:eastAsia="ko-KR"/>
              </w:rPr>
            </w:pPr>
            <w:r w:rsidRPr="00C917D7">
              <w:rPr>
                <w:rFonts w:ascii="휴먼명조" w:eastAsia="휴먼명조" w:hint="eastAsia"/>
                <w:lang w:eastAsia="ko-KR"/>
              </w:rPr>
              <w:t>13</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0244FFC3" w14:textId="3A9EDFC8" w:rsidR="00A114F3"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서적</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2C147C6F" w14:textId="127FC883" w:rsidR="00A114F3" w:rsidRPr="00C917D7" w:rsidRDefault="003E3B44" w:rsidP="00167263">
            <w:pPr>
              <w:pStyle w:val="a9"/>
              <w:wordWrap/>
              <w:spacing w:line="360" w:lineRule="auto"/>
              <w:jc w:val="left"/>
              <w:rPr>
                <w:rFonts w:ascii="휴먼명조" w:eastAsia="휴먼명조" w:hint="eastAsia"/>
                <w:lang w:eastAsia="ko-KR"/>
              </w:rPr>
            </w:pPr>
            <w:r>
              <w:rPr>
                <w:rFonts w:ascii="휴먼명조" w:eastAsia="휴먼명조" w:hint="eastAsia"/>
                <w:lang w:eastAsia="ko-KR"/>
              </w:rPr>
              <w:t>Game Engine Architecture</w:t>
            </w:r>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28F688B1" w14:textId="4701B4D5" w:rsidR="00A114F3"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Jason Gregory</w:t>
            </w: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14E6BB08" w14:textId="3461697A" w:rsidR="00A114F3"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2023</w:t>
            </w:r>
          </w:p>
        </w:tc>
      </w:tr>
      <w:tr w:rsidR="00A114F3" w:rsidRPr="005A5A75" w14:paraId="5BB19E9B" w14:textId="77777777" w:rsidTr="00FE12A7">
        <w:trPr>
          <w:trHeight w:val="426"/>
        </w:trPr>
        <w:tc>
          <w:tcPr>
            <w:tcW w:w="772" w:type="dxa"/>
            <w:tcBorders>
              <w:top w:val="single" w:sz="2" w:space="0" w:color="000000"/>
              <w:left w:val="single" w:sz="2" w:space="0" w:color="000000"/>
              <w:bottom w:val="single" w:sz="2" w:space="0" w:color="000000"/>
              <w:right w:val="single" w:sz="2" w:space="0" w:color="000000"/>
              <w:tl2br w:val="nil"/>
              <w:tr2bl w:val="nil"/>
            </w:tcBorders>
            <w:vAlign w:val="center"/>
          </w:tcPr>
          <w:p w14:paraId="19F0EA1F" w14:textId="579F2EAD" w:rsidR="00A114F3" w:rsidRPr="00C917D7" w:rsidRDefault="00A114F3" w:rsidP="00FE12A7">
            <w:pPr>
              <w:pStyle w:val="a9"/>
              <w:wordWrap/>
              <w:spacing w:line="360" w:lineRule="auto"/>
              <w:jc w:val="center"/>
              <w:rPr>
                <w:rFonts w:ascii="휴먼명조" w:eastAsia="휴먼명조" w:hint="eastAsia"/>
                <w:lang w:eastAsia="ko-KR"/>
              </w:rPr>
            </w:pPr>
            <w:r w:rsidRPr="00C917D7">
              <w:rPr>
                <w:rFonts w:ascii="휴먼명조" w:eastAsia="휴먼명조" w:hint="eastAsia"/>
                <w:lang w:eastAsia="ko-KR"/>
              </w:rPr>
              <w:t>14</w:t>
            </w:r>
          </w:p>
        </w:tc>
        <w:tc>
          <w:tcPr>
            <w:tcW w:w="890" w:type="dxa"/>
            <w:tcBorders>
              <w:top w:val="single" w:sz="2" w:space="0" w:color="000000"/>
              <w:left w:val="single" w:sz="2" w:space="0" w:color="000000"/>
              <w:bottom w:val="single" w:sz="2" w:space="0" w:color="000000"/>
              <w:right w:val="single" w:sz="2" w:space="0" w:color="000000"/>
              <w:tl2br w:val="nil"/>
              <w:tr2bl w:val="nil"/>
            </w:tcBorders>
            <w:vAlign w:val="center"/>
          </w:tcPr>
          <w:p w14:paraId="4A5257D1" w14:textId="035572FD" w:rsidR="00A114F3" w:rsidRPr="00C917D7" w:rsidRDefault="00A114F3" w:rsidP="00167263">
            <w:pPr>
              <w:pStyle w:val="a9"/>
              <w:wordWrap/>
              <w:spacing w:line="360" w:lineRule="auto"/>
              <w:jc w:val="left"/>
              <w:rPr>
                <w:rFonts w:ascii="휴먼명조" w:eastAsia="휴먼명조" w:hint="eastAsia"/>
                <w:lang w:eastAsia="ko-KR"/>
              </w:rPr>
            </w:pPr>
            <w:r w:rsidRPr="00C917D7">
              <w:rPr>
                <w:rFonts w:ascii="휴먼명조" w:eastAsia="휴먼명조" w:hint="eastAsia"/>
                <w:lang w:eastAsia="ko-KR"/>
              </w:rPr>
              <w:t>문서</w:t>
            </w:r>
          </w:p>
        </w:tc>
        <w:tc>
          <w:tcPr>
            <w:tcW w:w="4819" w:type="dxa"/>
            <w:tcBorders>
              <w:top w:val="single" w:sz="2" w:space="0" w:color="000000"/>
              <w:left w:val="single" w:sz="2" w:space="0" w:color="000000"/>
              <w:bottom w:val="single" w:sz="2" w:space="0" w:color="000000"/>
              <w:right w:val="single" w:sz="2" w:space="0" w:color="000000"/>
              <w:tl2br w:val="nil"/>
              <w:tr2bl w:val="nil"/>
            </w:tcBorders>
            <w:vAlign w:val="center"/>
          </w:tcPr>
          <w:p w14:paraId="53FFBB60" w14:textId="2EDE6CF3" w:rsidR="00A114F3" w:rsidRPr="00C917D7" w:rsidRDefault="00A114F3" w:rsidP="00167263">
            <w:pPr>
              <w:pStyle w:val="a9"/>
              <w:wordWrap/>
              <w:spacing w:line="360" w:lineRule="auto"/>
              <w:jc w:val="left"/>
              <w:rPr>
                <w:rFonts w:ascii="휴먼명조" w:eastAsia="휴먼명조" w:hint="eastAsia"/>
                <w:lang w:eastAsia="ko-KR"/>
              </w:rPr>
            </w:pPr>
            <w:hyperlink r:id="rId11" w:history="1">
              <w:r w:rsidRPr="00C917D7">
                <w:rPr>
                  <w:rStyle w:val="a6"/>
                  <w:rFonts w:ascii="휴먼명조" w:eastAsia="휴먼명조" w:hint="eastAsia"/>
                  <w:lang w:eastAsia="ko-KR"/>
                </w:rPr>
                <w:t>https://www.realtimerendering.com</w:t>
              </w:r>
            </w:hyperlink>
          </w:p>
        </w:tc>
        <w:tc>
          <w:tcPr>
            <w:tcW w:w="1815" w:type="dxa"/>
            <w:tcBorders>
              <w:top w:val="single" w:sz="2" w:space="0" w:color="000000"/>
              <w:left w:val="single" w:sz="2" w:space="0" w:color="000000"/>
              <w:bottom w:val="single" w:sz="2" w:space="0" w:color="000000"/>
              <w:right w:val="single" w:sz="2" w:space="0" w:color="000000"/>
              <w:tl2br w:val="nil"/>
              <w:tr2bl w:val="nil"/>
            </w:tcBorders>
            <w:vAlign w:val="center"/>
          </w:tcPr>
          <w:p w14:paraId="14C43289" w14:textId="3427B273" w:rsidR="00A114F3" w:rsidRPr="00C917D7" w:rsidRDefault="00A114F3" w:rsidP="00167263">
            <w:pPr>
              <w:pStyle w:val="a9"/>
              <w:wordWrap/>
              <w:spacing w:line="360" w:lineRule="auto"/>
              <w:jc w:val="left"/>
              <w:rPr>
                <w:rFonts w:ascii="휴먼명조" w:eastAsia="휴먼명조" w:hint="eastAsia"/>
                <w:lang w:eastAsia="ko-KR"/>
              </w:rPr>
            </w:pPr>
          </w:p>
        </w:tc>
        <w:tc>
          <w:tcPr>
            <w:tcW w:w="1282" w:type="dxa"/>
            <w:tcBorders>
              <w:top w:val="single" w:sz="2" w:space="0" w:color="000000"/>
              <w:left w:val="single" w:sz="2" w:space="0" w:color="000000"/>
              <w:bottom w:val="single" w:sz="2" w:space="0" w:color="000000"/>
              <w:right w:val="single" w:sz="2" w:space="0" w:color="000000"/>
              <w:tl2br w:val="nil"/>
              <w:tr2bl w:val="nil"/>
            </w:tcBorders>
            <w:vAlign w:val="center"/>
          </w:tcPr>
          <w:p w14:paraId="45D37162" w14:textId="77777777" w:rsidR="00A114F3" w:rsidRPr="00C917D7" w:rsidRDefault="00A114F3" w:rsidP="00167263">
            <w:pPr>
              <w:pStyle w:val="a9"/>
              <w:wordWrap/>
              <w:spacing w:line="360" w:lineRule="auto"/>
              <w:jc w:val="left"/>
              <w:rPr>
                <w:rFonts w:ascii="휴먼명조" w:eastAsia="휴먼명조" w:hint="eastAsia"/>
                <w:lang w:eastAsia="ko-KR"/>
              </w:rPr>
            </w:pPr>
          </w:p>
        </w:tc>
      </w:tr>
    </w:tbl>
    <w:p w14:paraId="7F174059" w14:textId="77777777" w:rsidR="00D13DB6" w:rsidRPr="005A5A75" w:rsidRDefault="00D13DB6" w:rsidP="005A5A75">
      <w:pPr>
        <w:wordWrap/>
        <w:spacing w:line="360" w:lineRule="auto"/>
        <w:rPr>
          <w:rFonts w:ascii="휴먼명조" w:eastAsia="휴먼명조"/>
          <w:sz w:val="2"/>
        </w:rPr>
      </w:pPr>
    </w:p>
    <w:p w14:paraId="73073557" w14:textId="690E4295" w:rsidR="00D13DB6" w:rsidRPr="005A5A75" w:rsidRDefault="00D13DB6" w:rsidP="005A5A75">
      <w:pPr>
        <w:pStyle w:val="af"/>
        <w:tabs>
          <w:tab w:val="right" w:leader="middleDot" w:pos="9290"/>
        </w:tabs>
        <w:wordWrap/>
        <w:spacing w:before="0" w:after="0" w:line="360" w:lineRule="auto"/>
        <w:rPr>
          <w:rFonts w:ascii="휴먼명조"/>
          <w:w w:val="100"/>
          <w:sz w:val="26"/>
          <w:szCs w:val="26"/>
          <w:lang w:eastAsia="ko-KR"/>
        </w:rPr>
      </w:pPr>
    </w:p>
    <w:sectPr w:rsidR="00D13DB6" w:rsidRPr="005A5A75" w:rsidSect="00EF14E9">
      <w:headerReference w:type="default" r:id="rId12"/>
      <w:footerReference w:type="default" r:id="rId13"/>
      <w:endnotePr>
        <w:numFmt w:val="decimal"/>
      </w:endnotePr>
      <w:pgSz w:w="11905" w:h="16837"/>
      <w:pgMar w:top="851" w:right="1134" w:bottom="851" w:left="1134" w:header="850"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4B53" w14:textId="77777777" w:rsidR="00E5031B" w:rsidRDefault="00E5031B">
      <w:r>
        <w:separator/>
      </w:r>
    </w:p>
  </w:endnote>
  <w:endnote w:type="continuationSeparator" w:id="0">
    <w:p w14:paraId="6444CAAB" w14:textId="77777777" w:rsidR="00E5031B" w:rsidRDefault="00E50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휴먼명조">
    <w:altName w:val="Yu Gothic"/>
    <w:panose1 w:val="02010504000101010101"/>
    <w:charset w:val="81"/>
    <w:family w:val="auto"/>
    <w:pitch w:val="variable"/>
    <w:sig w:usb0="800002A7" w:usb1="19D77CFB" w:usb2="00000010" w:usb3="00000000" w:csb0="0008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HCR Batang">
    <w:altName w:val="Batang"/>
    <w:charset w:val="81"/>
    <w:family w:val="roman"/>
    <w:pitch w:val="variable"/>
    <w:sig w:usb0="F7002EFF" w:usb1="19DFFFFF" w:usb2="001BFDD7" w:usb3="00000000" w:csb0="001F01FF" w:csb1="00000000"/>
  </w:font>
  <w:font w:name="HCR Dotum">
    <w:altName w:val="Malgun Gothic"/>
    <w:charset w:val="81"/>
    <w:family w:val="swiss"/>
    <w:pitch w:val="variable"/>
    <w:sig w:usb0="F7002EFF" w:usb1="19DFFFFF" w:usb2="001BFDD7" w:usb3="00000000" w:csb0="001F007F" w:csb1="00000000"/>
  </w:font>
  <w:font w:name="HCI Poppy">
    <w:altName w:val="Cambria"/>
    <w:panose1 w:val="00000000000000000000"/>
    <w:charset w:val="00"/>
    <w:family w:val="roman"/>
    <w:notTrueType/>
    <w:pitch w:val="default"/>
  </w:font>
  <w:font w:name="산세리프">
    <w:altName w:val="Yu Gothic"/>
    <w:panose1 w:val="00000000000000000000"/>
    <w:charset w:val="80"/>
    <w:family w:val="roman"/>
    <w:notTrueType/>
    <w:pitch w:val="default"/>
  </w:font>
  <w:font w:name="HYSinMyeongJo-Medium">
    <w:altName w:val="HY신명조"/>
    <w:panose1 w:val="02030600000101010101"/>
    <w:charset w:val="81"/>
    <w:family w:val="roman"/>
    <w:pitch w:val="variable"/>
    <w:sig w:usb0="900002A7" w:usb1="29D77CF9" w:usb2="00000010" w:usb3="00000000" w:csb0="00080000" w:csb1="00000000"/>
  </w:font>
  <w:font w:name="HYGothic-Medium">
    <w:altName w:val="HY중고딕"/>
    <w:panose1 w:val="02030600000101010101"/>
    <w:charset w:val="81"/>
    <w:family w:val="roman"/>
    <w:pitch w:val="variable"/>
    <w:sig w:usb0="900002A7" w:usb1="29D77CF9" w:usb2="00000010" w:usb3="00000000" w:csb0="00080000" w:csb1="00000000"/>
  </w:font>
  <w:font w:name="-윤명조120">
    <w:altName w:val="Yu Gothic"/>
    <w:panose1 w:val="00000000000000000000"/>
    <w:charset w:val="80"/>
    <w:family w:val="roman"/>
    <w:notTrueType/>
    <w:pitch w:val="default"/>
  </w:font>
  <w:font w:name="-윤고딕130">
    <w:altName w:val="Yu Gothic"/>
    <w:panose1 w:val="00000000000000000000"/>
    <w:charset w:val="80"/>
    <w:family w:val="roman"/>
    <w:notTrueType/>
    <w:pitch w:val="default"/>
  </w:font>
  <w:font w:name="-윤고딕120">
    <w:altName w:val="Yu Gothic"/>
    <w:panose1 w:val="00000000000000000000"/>
    <w:charset w:val="80"/>
    <w:family w:val="roman"/>
    <w:notTrueType/>
    <w:pitch w:val="default"/>
  </w:font>
  <w:font w:name="-윤명조340">
    <w:altName w:val="Yu Gothic"/>
    <w:panose1 w:val="00000000000000000000"/>
    <w:charset w:val="80"/>
    <w:family w:val="roman"/>
    <w:notTrueType/>
    <w:pitch w:val="default"/>
  </w:font>
  <w:font w:name="HYGraphic-Medium">
    <w:altName w:val="HY그래픽M"/>
    <w:panose1 w:val="02030600000101010101"/>
    <w:charset w:val="81"/>
    <w:family w:val="roman"/>
    <w:pitch w:val="variable"/>
    <w:sig w:usb0="900002A7" w:usb1="0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HYGothic-Extra">
    <w:altName w:val="HY견고딕"/>
    <w:panose1 w:val="02030600000101010101"/>
    <w:charset w:val="81"/>
    <w:family w:val="roman"/>
    <w:pitch w:val="variable"/>
    <w:sig w:usb0="900002A7" w:usb1="29D77CF9" w:usb2="00000010" w:usb3="00000000" w:csb0="00080000" w:csb1="00000000"/>
  </w:font>
  <w:font w:name="HYHeadLine-Medium">
    <w:altName w:val="HY헤드라인M"/>
    <w:panose1 w:val="02030600000101010101"/>
    <w:charset w:val="81"/>
    <w:family w:val="roman"/>
    <w:pitch w:val="variable"/>
    <w:sig w:usb0="900002A7" w:usb1="09D77CF9" w:usb2="00000010" w:usb3="00000000" w:csb0="00080000" w:csb1="00000000"/>
  </w:font>
  <w:font w:name="휴먼고딕">
    <w:altName w:val="Yu Gothic"/>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136340"/>
    </w:sdtPr>
    <w:sdtContent>
      <w:p w14:paraId="4C37EBE8" w14:textId="77777777" w:rsidR="00D13DB6" w:rsidRDefault="00A51148">
        <w:pPr>
          <w:pStyle w:val="aa"/>
          <w:jc w:val="center"/>
        </w:pPr>
        <w:r>
          <w:t>-</w:t>
        </w:r>
        <w:r>
          <w:fldChar w:fldCharType="begin"/>
        </w:r>
        <w:r>
          <w:instrText>PAGE \* MERGEFORMAT</w:instrText>
        </w:r>
        <w:r>
          <w:fldChar w:fldCharType="separate"/>
        </w:r>
        <w:r w:rsidR="00EF14E9">
          <w:rPr>
            <w:noProof/>
          </w:rPr>
          <w:t>1</w:t>
        </w:r>
        <w:r>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D1E8" w14:textId="77777777" w:rsidR="00E5031B" w:rsidRDefault="00E5031B">
      <w:r>
        <w:separator/>
      </w:r>
    </w:p>
  </w:footnote>
  <w:footnote w:type="continuationSeparator" w:id="0">
    <w:p w14:paraId="44EAF62D" w14:textId="77777777" w:rsidR="00E5031B" w:rsidRDefault="00E50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417BC" w14:textId="77777777" w:rsidR="00A51148" w:rsidRDefault="00A5114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059B"/>
    <w:multiLevelType w:val="hybridMultilevel"/>
    <w:tmpl w:val="E2AEDEAC"/>
    <w:lvl w:ilvl="0" w:tplc="B5A2941E">
      <w:start w:val="1"/>
      <w:numFmt w:val="bullet"/>
      <w:lvlText w:val=""/>
      <w:lvlJc w:val="left"/>
      <w:pPr>
        <w:ind w:left="480" w:hanging="360"/>
      </w:pPr>
      <w:rPr>
        <w:rFonts w:ascii="Symbol" w:eastAsia="휴먼명조" w:hAnsi="Symbol" w:cs="휴먼명조"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E102119"/>
    <w:multiLevelType w:val="multilevel"/>
    <w:tmpl w:val="0D7E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0D56"/>
    <w:multiLevelType w:val="multilevel"/>
    <w:tmpl w:val="7F7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80BD9"/>
    <w:multiLevelType w:val="multilevel"/>
    <w:tmpl w:val="496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72A3F"/>
    <w:multiLevelType w:val="multilevel"/>
    <w:tmpl w:val="C52C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900A4"/>
    <w:multiLevelType w:val="multilevel"/>
    <w:tmpl w:val="779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144A3"/>
    <w:multiLevelType w:val="multilevel"/>
    <w:tmpl w:val="B1D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93F56"/>
    <w:multiLevelType w:val="multilevel"/>
    <w:tmpl w:val="1C4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85A23"/>
    <w:multiLevelType w:val="hybridMultilevel"/>
    <w:tmpl w:val="A296070A"/>
    <w:lvl w:ilvl="0" w:tplc="D3B68D50">
      <w:start w:val="1"/>
      <w:numFmt w:val="bullet"/>
      <w:lvlText w:val="-"/>
      <w:lvlJc w:val="left"/>
      <w:pPr>
        <w:ind w:left="800" w:hanging="360"/>
      </w:pPr>
      <w:rPr>
        <w:rFonts w:ascii="휴먼명조" w:eastAsia="휴먼명조" w:hAnsi="Arial Unicode MS" w:cs="휴먼명조"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F1F62EF"/>
    <w:multiLevelType w:val="multilevel"/>
    <w:tmpl w:val="83D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97A8B"/>
    <w:multiLevelType w:val="multilevel"/>
    <w:tmpl w:val="F84411B0"/>
    <w:lvl w:ilvl="0">
      <w:start w:val="1"/>
      <w:numFmt w:val="bullet"/>
      <w:suff w:val="space"/>
      <w:lvlText w:val="•"/>
      <w:lvlJc w:val="left"/>
      <w:pPr>
        <w:ind w:left="0" w:firstLine="0"/>
      </w:pPr>
      <w:rPr>
        <w:rFonts w:ascii="Arial Unicode MS" w:hAnsi="Arial Unicode M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34FF5586"/>
    <w:multiLevelType w:val="multilevel"/>
    <w:tmpl w:val="5DB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26218"/>
    <w:multiLevelType w:val="multilevel"/>
    <w:tmpl w:val="0F687D2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4729331D"/>
    <w:multiLevelType w:val="multilevel"/>
    <w:tmpl w:val="2D126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A0CDC"/>
    <w:multiLevelType w:val="multilevel"/>
    <w:tmpl w:val="06A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B285A"/>
    <w:multiLevelType w:val="multilevel"/>
    <w:tmpl w:val="86E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77257"/>
    <w:multiLevelType w:val="multilevel"/>
    <w:tmpl w:val="ABFC5B86"/>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602517B"/>
    <w:multiLevelType w:val="multilevel"/>
    <w:tmpl w:val="440E4E5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73E267C"/>
    <w:multiLevelType w:val="hybridMultilevel"/>
    <w:tmpl w:val="5008915A"/>
    <w:styleLink w:val="a"/>
    <w:lvl w:ilvl="0" w:tplc="A590059A">
      <w:start w:val="1"/>
      <w:numFmt w:val="bullet"/>
      <w:lvlText w:val="-"/>
      <w:lvlJc w:val="left"/>
      <w:pPr>
        <w:tabs>
          <w:tab w:val="num" w:pos="158"/>
          <w:tab w:val="right" w:pos="9290"/>
        </w:tabs>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1" w:tplc="1F5429B4">
      <w:start w:val="1"/>
      <w:numFmt w:val="bullet"/>
      <w:lvlText w:val="-"/>
      <w:lvlJc w:val="left"/>
      <w:pPr>
        <w:tabs>
          <w:tab w:val="num" w:pos="789"/>
          <w:tab w:val="right" w:pos="9290"/>
        </w:tabs>
        <w:ind w:left="1207" w:hanging="607"/>
      </w:pPr>
      <w:rPr>
        <w:rFonts w:hAnsi="Arial Unicode MS"/>
        <w:caps w:val="0"/>
        <w:smallCaps w:val="0"/>
        <w:strike w:val="0"/>
        <w:dstrike w:val="0"/>
        <w:outline w:val="0"/>
        <w:emboss w:val="0"/>
        <w:imprint w:val="0"/>
        <w:spacing w:val="0"/>
        <w:w w:val="100"/>
        <w:kern w:val="0"/>
        <w:position w:val="0"/>
        <w:highlight w:val="none"/>
        <w:vertAlign w:val="baseline"/>
      </w:rPr>
    </w:lvl>
    <w:lvl w:ilvl="2" w:tplc="2258067A">
      <w:start w:val="1"/>
      <w:numFmt w:val="bullet"/>
      <w:lvlText w:val="-"/>
      <w:lvlJc w:val="left"/>
      <w:pPr>
        <w:tabs>
          <w:tab w:val="num" w:pos="1389"/>
          <w:tab w:val="right" w:pos="9290"/>
        </w:tabs>
        <w:ind w:left="1807" w:hanging="607"/>
      </w:pPr>
      <w:rPr>
        <w:rFonts w:hAnsi="Arial Unicode MS"/>
        <w:caps w:val="0"/>
        <w:smallCaps w:val="0"/>
        <w:strike w:val="0"/>
        <w:dstrike w:val="0"/>
        <w:outline w:val="0"/>
        <w:emboss w:val="0"/>
        <w:imprint w:val="0"/>
        <w:spacing w:val="0"/>
        <w:w w:val="100"/>
        <w:kern w:val="0"/>
        <w:position w:val="0"/>
        <w:highlight w:val="none"/>
        <w:vertAlign w:val="baseline"/>
      </w:rPr>
    </w:lvl>
    <w:lvl w:ilvl="3" w:tplc="BCDCCC5A">
      <w:start w:val="1"/>
      <w:numFmt w:val="bullet"/>
      <w:lvlText w:val="-"/>
      <w:lvlJc w:val="left"/>
      <w:pPr>
        <w:tabs>
          <w:tab w:val="num" w:pos="1989"/>
          <w:tab w:val="right" w:pos="9290"/>
        </w:tabs>
        <w:ind w:left="2407" w:hanging="607"/>
      </w:pPr>
      <w:rPr>
        <w:rFonts w:hAnsi="Arial Unicode MS"/>
        <w:caps w:val="0"/>
        <w:smallCaps w:val="0"/>
        <w:strike w:val="0"/>
        <w:dstrike w:val="0"/>
        <w:outline w:val="0"/>
        <w:emboss w:val="0"/>
        <w:imprint w:val="0"/>
        <w:spacing w:val="0"/>
        <w:w w:val="100"/>
        <w:kern w:val="0"/>
        <w:position w:val="0"/>
        <w:highlight w:val="none"/>
        <w:vertAlign w:val="baseline"/>
      </w:rPr>
    </w:lvl>
    <w:lvl w:ilvl="4" w:tplc="398E805C">
      <w:start w:val="1"/>
      <w:numFmt w:val="bullet"/>
      <w:lvlText w:val="-"/>
      <w:lvlJc w:val="left"/>
      <w:pPr>
        <w:tabs>
          <w:tab w:val="num" w:pos="2589"/>
          <w:tab w:val="right" w:pos="9290"/>
        </w:tabs>
        <w:ind w:left="3007" w:hanging="607"/>
      </w:pPr>
      <w:rPr>
        <w:rFonts w:hAnsi="Arial Unicode MS"/>
        <w:caps w:val="0"/>
        <w:smallCaps w:val="0"/>
        <w:strike w:val="0"/>
        <w:dstrike w:val="0"/>
        <w:outline w:val="0"/>
        <w:emboss w:val="0"/>
        <w:imprint w:val="0"/>
        <w:spacing w:val="0"/>
        <w:w w:val="100"/>
        <w:kern w:val="0"/>
        <w:position w:val="0"/>
        <w:highlight w:val="none"/>
        <w:vertAlign w:val="baseline"/>
      </w:rPr>
    </w:lvl>
    <w:lvl w:ilvl="5" w:tplc="B096DD18">
      <w:start w:val="1"/>
      <w:numFmt w:val="bullet"/>
      <w:lvlText w:val="-"/>
      <w:lvlJc w:val="left"/>
      <w:pPr>
        <w:tabs>
          <w:tab w:val="num" w:pos="3189"/>
          <w:tab w:val="right" w:pos="9290"/>
        </w:tabs>
        <w:ind w:left="3607" w:hanging="607"/>
      </w:pPr>
      <w:rPr>
        <w:rFonts w:hAnsi="Arial Unicode MS"/>
        <w:caps w:val="0"/>
        <w:smallCaps w:val="0"/>
        <w:strike w:val="0"/>
        <w:dstrike w:val="0"/>
        <w:outline w:val="0"/>
        <w:emboss w:val="0"/>
        <w:imprint w:val="0"/>
        <w:spacing w:val="0"/>
        <w:w w:val="100"/>
        <w:kern w:val="0"/>
        <w:position w:val="0"/>
        <w:highlight w:val="none"/>
        <w:vertAlign w:val="baseline"/>
      </w:rPr>
    </w:lvl>
    <w:lvl w:ilvl="6" w:tplc="77CEAD98">
      <w:start w:val="1"/>
      <w:numFmt w:val="bullet"/>
      <w:lvlText w:val="-"/>
      <w:lvlJc w:val="left"/>
      <w:pPr>
        <w:tabs>
          <w:tab w:val="num" w:pos="3789"/>
          <w:tab w:val="right" w:pos="9290"/>
        </w:tabs>
        <w:ind w:left="4207" w:hanging="607"/>
      </w:pPr>
      <w:rPr>
        <w:rFonts w:hAnsi="Arial Unicode MS"/>
        <w:caps w:val="0"/>
        <w:smallCaps w:val="0"/>
        <w:strike w:val="0"/>
        <w:dstrike w:val="0"/>
        <w:outline w:val="0"/>
        <w:emboss w:val="0"/>
        <w:imprint w:val="0"/>
        <w:spacing w:val="0"/>
        <w:w w:val="100"/>
        <w:kern w:val="0"/>
        <w:position w:val="0"/>
        <w:highlight w:val="none"/>
        <w:vertAlign w:val="baseline"/>
      </w:rPr>
    </w:lvl>
    <w:lvl w:ilvl="7" w:tplc="1D800310">
      <w:start w:val="1"/>
      <w:numFmt w:val="bullet"/>
      <w:lvlText w:val="-"/>
      <w:lvlJc w:val="left"/>
      <w:pPr>
        <w:tabs>
          <w:tab w:val="num" w:pos="4389"/>
          <w:tab w:val="right" w:pos="9290"/>
        </w:tabs>
        <w:ind w:left="4807" w:hanging="607"/>
      </w:pPr>
      <w:rPr>
        <w:rFonts w:hAnsi="Arial Unicode MS"/>
        <w:caps w:val="0"/>
        <w:smallCaps w:val="0"/>
        <w:strike w:val="0"/>
        <w:dstrike w:val="0"/>
        <w:outline w:val="0"/>
        <w:emboss w:val="0"/>
        <w:imprint w:val="0"/>
        <w:spacing w:val="0"/>
        <w:w w:val="100"/>
        <w:kern w:val="0"/>
        <w:position w:val="0"/>
        <w:highlight w:val="none"/>
        <w:vertAlign w:val="baseline"/>
      </w:rPr>
    </w:lvl>
    <w:lvl w:ilvl="8" w:tplc="E982BC04">
      <w:start w:val="1"/>
      <w:numFmt w:val="bullet"/>
      <w:lvlText w:val="-"/>
      <w:lvlJc w:val="left"/>
      <w:pPr>
        <w:tabs>
          <w:tab w:val="num" w:pos="4989"/>
          <w:tab w:val="right" w:pos="9290"/>
        </w:tabs>
        <w:ind w:left="5407" w:hanging="60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BA33885"/>
    <w:multiLevelType w:val="hybridMultilevel"/>
    <w:tmpl w:val="5008915A"/>
    <w:numStyleLink w:val="a"/>
  </w:abstractNum>
  <w:abstractNum w:abstractNumId="20" w15:restartNumberingAfterBreak="0">
    <w:nsid w:val="6472412F"/>
    <w:multiLevelType w:val="multilevel"/>
    <w:tmpl w:val="E79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608AB"/>
    <w:multiLevelType w:val="multilevel"/>
    <w:tmpl w:val="94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835AA"/>
    <w:multiLevelType w:val="multilevel"/>
    <w:tmpl w:val="D88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029B1"/>
    <w:multiLevelType w:val="multilevel"/>
    <w:tmpl w:val="362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8715F"/>
    <w:multiLevelType w:val="hybridMultilevel"/>
    <w:tmpl w:val="ACF60860"/>
    <w:lvl w:ilvl="0" w:tplc="3F2CD352">
      <w:start w:val="1"/>
      <w:numFmt w:val="bullet"/>
      <w:lvlText w:val=""/>
      <w:lvlJc w:val="left"/>
      <w:pPr>
        <w:ind w:left="567" w:hanging="454"/>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6EC25E26"/>
    <w:multiLevelType w:val="multilevel"/>
    <w:tmpl w:val="60A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8354A"/>
    <w:multiLevelType w:val="multilevel"/>
    <w:tmpl w:val="5190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434B9"/>
    <w:multiLevelType w:val="multilevel"/>
    <w:tmpl w:val="B66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6172A"/>
    <w:multiLevelType w:val="multilevel"/>
    <w:tmpl w:val="C0DA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66371"/>
    <w:multiLevelType w:val="multilevel"/>
    <w:tmpl w:val="813A1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72956">
    <w:abstractNumId w:val="16"/>
  </w:num>
  <w:num w:numId="2" w16cid:durableId="1829662787">
    <w:abstractNumId w:val="12"/>
  </w:num>
  <w:num w:numId="3" w16cid:durableId="4475971">
    <w:abstractNumId w:val="17"/>
  </w:num>
  <w:num w:numId="4" w16cid:durableId="76558439">
    <w:abstractNumId w:val="10"/>
  </w:num>
  <w:num w:numId="5" w16cid:durableId="1357727738">
    <w:abstractNumId w:val="18"/>
  </w:num>
  <w:num w:numId="6" w16cid:durableId="181209828">
    <w:abstractNumId w:val="19"/>
  </w:num>
  <w:num w:numId="7" w16cid:durableId="1053306794">
    <w:abstractNumId w:val="0"/>
  </w:num>
  <w:num w:numId="8" w16cid:durableId="1691443290">
    <w:abstractNumId w:val="13"/>
  </w:num>
  <w:num w:numId="9" w16cid:durableId="170414418">
    <w:abstractNumId w:val="7"/>
  </w:num>
  <w:num w:numId="10" w16cid:durableId="526405314">
    <w:abstractNumId w:val="26"/>
  </w:num>
  <w:num w:numId="11" w16cid:durableId="1798832539">
    <w:abstractNumId w:val="5"/>
  </w:num>
  <w:num w:numId="12" w16cid:durableId="1330644852">
    <w:abstractNumId w:val="14"/>
  </w:num>
  <w:num w:numId="13" w16cid:durableId="1042051315">
    <w:abstractNumId w:val="6"/>
  </w:num>
  <w:num w:numId="14" w16cid:durableId="1118599506">
    <w:abstractNumId w:val="25"/>
  </w:num>
  <w:num w:numId="15" w16cid:durableId="1563439787">
    <w:abstractNumId w:val="9"/>
  </w:num>
  <w:num w:numId="16" w16cid:durableId="54360023">
    <w:abstractNumId w:val="28"/>
  </w:num>
  <w:num w:numId="17" w16cid:durableId="1999461711">
    <w:abstractNumId w:val="11"/>
  </w:num>
  <w:num w:numId="18" w16cid:durableId="1039404015">
    <w:abstractNumId w:val="2"/>
  </w:num>
  <w:num w:numId="19" w16cid:durableId="725690923">
    <w:abstractNumId w:val="3"/>
  </w:num>
  <w:num w:numId="20" w16cid:durableId="1449857802">
    <w:abstractNumId w:val="4"/>
  </w:num>
  <w:num w:numId="21" w16cid:durableId="1329796223">
    <w:abstractNumId w:val="23"/>
  </w:num>
  <w:num w:numId="22" w16cid:durableId="1527449369">
    <w:abstractNumId w:val="27"/>
  </w:num>
  <w:num w:numId="23" w16cid:durableId="113212346">
    <w:abstractNumId w:val="8"/>
  </w:num>
  <w:num w:numId="24" w16cid:durableId="1054887877">
    <w:abstractNumId w:val="29"/>
  </w:num>
  <w:num w:numId="25" w16cid:durableId="144055804">
    <w:abstractNumId w:val="20"/>
  </w:num>
  <w:num w:numId="26" w16cid:durableId="19280681">
    <w:abstractNumId w:val="1"/>
  </w:num>
  <w:num w:numId="27" w16cid:durableId="1942881456">
    <w:abstractNumId w:val="21"/>
  </w:num>
  <w:num w:numId="28" w16cid:durableId="291525940">
    <w:abstractNumId w:val="15"/>
  </w:num>
  <w:num w:numId="29" w16cid:durableId="653488224">
    <w:abstractNumId w:val="22"/>
  </w:num>
  <w:num w:numId="30" w16cid:durableId="955595715">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재승 한">
    <w15:presenceInfo w15:providerId="Windows Live" w15:userId="a4a1d73fc18fe5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13DB6"/>
    <w:rsid w:val="00003351"/>
    <w:rsid w:val="000050B1"/>
    <w:rsid w:val="000101DF"/>
    <w:rsid w:val="00010252"/>
    <w:rsid w:val="00010489"/>
    <w:rsid w:val="00020CC8"/>
    <w:rsid w:val="000210AE"/>
    <w:rsid w:val="00023366"/>
    <w:rsid w:val="00024769"/>
    <w:rsid w:val="000259C5"/>
    <w:rsid w:val="00037B72"/>
    <w:rsid w:val="00042CE9"/>
    <w:rsid w:val="00043B25"/>
    <w:rsid w:val="000443C7"/>
    <w:rsid w:val="0004744D"/>
    <w:rsid w:val="0005072E"/>
    <w:rsid w:val="00050D03"/>
    <w:rsid w:val="0005523E"/>
    <w:rsid w:val="0005697B"/>
    <w:rsid w:val="00060B80"/>
    <w:rsid w:val="000611FD"/>
    <w:rsid w:val="00064976"/>
    <w:rsid w:val="00066188"/>
    <w:rsid w:val="0006658B"/>
    <w:rsid w:val="0007090E"/>
    <w:rsid w:val="00082F9C"/>
    <w:rsid w:val="000873A7"/>
    <w:rsid w:val="00091742"/>
    <w:rsid w:val="00093FEC"/>
    <w:rsid w:val="00094FD3"/>
    <w:rsid w:val="000A1ECE"/>
    <w:rsid w:val="000A217F"/>
    <w:rsid w:val="000A3DF5"/>
    <w:rsid w:val="000A4D38"/>
    <w:rsid w:val="000A5289"/>
    <w:rsid w:val="000B11F6"/>
    <w:rsid w:val="000B56FC"/>
    <w:rsid w:val="000B570C"/>
    <w:rsid w:val="000B7CD2"/>
    <w:rsid w:val="000C3320"/>
    <w:rsid w:val="000C6999"/>
    <w:rsid w:val="000D1F2F"/>
    <w:rsid w:val="000D2736"/>
    <w:rsid w:val="000D6481"/>
    <w:rsid w:val="000E1607"/>
    <w:rsid w:val="000E4A16"/>
    <w:rsid w:val="000E7613"/>
    <w:rsid w:val="000F493F"/>
    <w:rsid w:val="000F61F3"/>
    <w:rsid w:val="00100322"/>
    <w:rsid w:val="001033A3"/>
    <w:rsid w:val="001067C1"/>
    <w:rsid w:val="00107A92"/>
    <w:rsid w:val="00111B7D"/>
    <w:rsid w:val="00111E47"/>
    <w:rsid w:val="001128AC"/>
    <w:rsid w:val="00117488"/>
    <w:rsid w:val="0012163F"/>
    <w:rsid w:val="0012175E"/>
    <w:rsid w:val="00121B3F"/>
    <w:rsid w:val="001259C2"/>
    <w:rsid w:val="00131832"/>
    <w:rsid w:val="00134BA9"/>
    <w:rsid w:val="00136CBB"/>
    <w:rsid w:val="00145B7E"/>
    <w:rsid w:val="001506E7"/>
    <w:rsid w:val="00151BD5"/>
    <w:rsid w:val="0015476C"/>
    <w:rsid w:val="001577EB"/>
    <w:rsid w:val="00157CCC"/>
    <w:rsid w:val="00163DB8"/>
    <w:rsid w:val="00167263"/>
    <w:rsid w:val="00173052"/>
    <w:rsid w:val="001752D2"/>
    <w:rsid w:val="00181F61"/>
    <w:rsid w:val="00183215"/>
    <w:rsid w:val="00185877"/>
    <w:rsid w:val="001868BE"/>
    <w:rsid w:val="00194652"/>
    <w:rsid w:val="00197FDC"/>
    <w:rsid w:val="001A495E"/>
    <w:rsid w:val="001A4A4E"/>
    <w:rsid w:val="001A5A98"/>
    <w:rsid w:val="001A5C6A"/>
    <w:rsid w:val="001A5F0D"/>
    <w:rsid w:val="001A6ACA"/>
    <w:rsid w:val="001B10D7"/>
    <w:rsid w:val="001B274E"/>
    <w:rsid w:val="001B2AE5"/>
    <w:rsid w:val="001C0FAE"/>
    <w:rsid w:val="001C3C39"/>
    <w:rsid w:val="001C5AB4"/>
    <w:rsid w:val="001C5AFB"/>
    <w:rsid w:val="001D09CE"/>
    <w:rsid w:val="001D0F66"/>
    <w:rsid w:val="001D47CC"/>
    <w:rsid w:val="001D6D63"/>
    <w:rsid w:val="001E0B34"/>
    <w:rsid w:val="001E191F"/>
    <w:rsid w:val="001E376C"/>
    <w:rsid w:val="001E73C6"/>
    <w:rsid w:val="001F2CB1"/>
    <w:rsid w:val="001F7CC0"/>
    <w:rsid w:val="0020258F"/>
    <w:rsid w:val="00205EEB"/>
    <w:rsid w:val="002066A7"/>
    <w:rsid w:val="00206DCA"/>
    <w:rsid w:val="00207A47"/>
    <w:rsid w:val="00207A83"/>
    <w:rsid w:val="0021420E"/>
    <w:rsid w:val="00214E49"/>
    <w:rsid w:val="002150FF"/>
    <w:rsid w:val="00226001"/>
    <w:rsid w:val="00230006"/>
    <w:rsid w:val="002305B7"/>
    <w:rsid w:val="00234915"/>
    <w:rsid w:val="00234B09"/>
    <w:rsid w:val="00243C4E"/>
    <w:rsid w:val="0025023A"/>
    <w:rsid w:val="00250D70"/>
    <w:rsid w:val="00251EAA"/>
    <w:rsid w:val="00255F9A"/>
    <w:rsid w:val="00256D40"/>
    <w:rsid w:val="002645E7"/>
    <w:rsid w:val="00265DB4"/>
    <w:rsid w:val="002705F8"/>
    <w:rsid w:val="00272D84"/>
    <w:rsid w:val="002748F7"/>
    <w:rsid w:val="00274E4F"/>
    <w:rsid w:val="0027772B"/>
    <w:rsid w:val="00283501"/>
    <w:rsid w:val="00283E51"/>
    <w:rsid w:val="00284B24"/>
    <w:rsid w:val="002A2C42"/>
    <w:rsid w:val="002A5204"/>
    <w:rsid w:val="002B6C5D"/>
    <w:rsid w:val="002C0C55"/>
    <w:rsid w:val="002C4E4A"/>
    <w:rsid w:val="002C60EF"/>
    <w:rsid w:val="002D3862"/>
    <w:rsid w:val="002D6A40"/>
    <w:rsid w:val="002E3E85"/>
    <w:rsid w:val="002F0BBB"/>
    <w:rsid w:val="002F0BE0"/>
    <w:rsid w:val="002F0DCB"/>
    <w:rsid w:val="002F397E"/>
    <w:rsid w:val="002F6260"/>
    <w:rsid w:val="0030035E"/>
    <w:rsid w:val="00300D6A"/>
    <w:rsid w:val="00301FCA"/>
    <w:rsid w:val="00302041"/>
    <w:rsid w:val="00304BF5"/>
    <w:rsid w:val="00304FBA"/>
    <w:rsid w:val="0030615C"/>
    <w:rsid w:val="00306C00"/>
    <w:rsid w:val="00310C75"/>
    <w:rsid w:val="003110B4"/>
    <w:rsid w:val="00311CCF"/>
    <w:rsid w:val="00312FDC"/>
    <w:rsid w:val="00323D7F"/>
    <w:rsid w:val="00324DA3"/>
    <w:rsid w:val="0032696F"/>
    <w:rsid w:val="003275B6"/>
    <w:rsid w:val="00332093"/>
    <w:rsid w:val="003354AA"/>
    <w:rsid w:val="00335659"/>
    <w:rsid w:val="003375DC"/>
    <w:rsid w:val="0034322B"/>
    <w:rsid w:val="00343995"/>
    <w:rsid w:val="00345F95"/>
    <w:rsid w:val="00351406"/>
    <w:rsid w:val="00356694"/>
    <w:rsid w:val="00361821"/>
    <w:rsid w:val="00361C95"/>
    <w:rsid w:val="00371868"/>
    <w:rsid w:val="0037277C"/>
    <w:rsid w:val="00373B02"/>
    <w:rsid w:val="00374D33"/>
    <w:rsid w:val="00381B70"/>
    <w:rsid w:val="00382305"/>
    <w:rsid w:val="00384450"/>
    <w:rsid w:val="00384673"/>
    <w:rsid w:val="00384A2D"/>
    <w:rsid w:val="003862AB"/>
    <w:rsid w:val="0038792C"/>
    <w:rsid w:val="00387949"/>
    <w:rsid w:val="003901FA"/>
    <w:rsid w:val="003945DB"/>
    <w:rsid w:val="003A53C2"/>
    <w:rsid w:val="003A53FC"/>
    <w:rsid w:val="003A687F"/>
    <w:rsid w:val="003A6F15"/>
    <w:rsid w:val="003B27CA"/>
    <w:rsid w:val="003B48C6"/>
    <w:rsid w:val="003B5F29"/>
    <w:rsid w:val="003C28CE"/>
    <w:rsid w:val="003C7487"/>
    <w:rsid w:val="003D168A"/>
    <w:rsid w:val="003D5370"/>
    <w:rsid w:val="003E1730"/>
    <w:rsid w:val="003E3B44"/>
    <w:rsid w:val="003E5B2C"/>
    <w:rsid w:val="003F25AD"/>
    <w:rsid w:val="003F2EC6"/>
    <w:rsid w:val="003F34FF"/>
    <w:rsid w:val="003F6484"/>
    <w:rsid w:val="003F6601"/>
    <w:rsid w:val="00400A32"/>
    <w:rsid w:val="00400E40"/>
    <w:rsid w:val="004035A5"/>
    <w:rsid w:val="004051AF"/>
    <w:rsid w:val="00407FEA"/>
    <w:rsid w:val="004113F5"/>
    <w:rsid w:val="00412724"/>
    <w:rsid w:val="00412EFE"/>
    <w:rsid w:val="0041483F"/>
    <w:rsid w:val="004209C9"/>
    <w:rsid w:val="00422C0F"/>
    <w:rsid w:val="00425A90"/>
    <w:rsid w:val="00435A7C"/>
    <w:rsid w:val="0044197A"/>
    <w:rsid w:val="004433EB"/>
    <w:rsid w:val="00445B16"/>
    <w:rsid w:val="00445E1A"/>
    <w:rsid w:val="004465BA"/>
    <w:rsid w:val="0045328F"/>
    <w:rsid w:val="00453A64"/>
    <w:rsid w:val="00454CA6"/>
    <w:rsid w:val="00460161"/>
    <w:rsid w:val="00460E21"/>
    <w:rsid w:val="004619B1"/>
    <w:rsid w:val="00464086"/>
    <w:rsid w:val="004648AF"/>
    <w:rsid w:val="00464C81"/>
    <w:rsid w:val="00467874"/>
    <w:rsid w:val="004722BE"/>
    <w:rsid w:val="00473A45"/>
    <w:rsid w:val="00474523"/>
    <w:rsid w:val="00475BEB"/>
    <w:rsid w:val="00476305"/>
    <w:rsid w:val="004845AE"/>
    <w:rsid w:val="00484D07"/>
    <w:rsid w:val="004854AC"/>
    <w:rsid w:val="00490784"/>
    <w:rsid w:val="004926D8"/>
    <w:rsid w:val="0049728A"/>
    <w:rsid w:val="00497A8F"/>
    <w:rsid w:val="00497C22"/>
    <w:rsid w:val="004A0364"/>
    <w:rsid w:val="004A1A87"/>
    <w:rsid w:val="004A3EA9"/>
    <w:rsid w:val="004A42A9"/>
    <w:rsid w:val="004A44E2"/>
    <w:rsid w:val="004C2D0C"/>
    <w:rsid w:val="004C7F3B"/>
    <w:rsid w:val="004D0881"/>
    <w:rsid w:val="004D4DA0"/>
    <w:rsid w:val="004D75D1"/>
    <w:rsid w:val="004E1BA6"/>
    <w:rsid w:val="004E214A"/>
    <w:rsid w:val="004E40A9"/>
    <w:rsid w:val="004E4651"/>
    <w:rsid w:val="004E4D6E"/>
    <w:rsid w:val="004E4F28"/>
    <w:rsid w:val="004E63CB"/>
    <w:rsid w:val="004F0021"/>
    <w:rsid w:val="004F228B"/>
    <w:rsid w:val="004F35C0"/>
    <w:rsid w:val="004F4EC6"/>
    <w:rsid w:val="004F63AC"/>
    <w:rsid w:val="004F7A9C"/>
    <w:rsid w:val="004F7CA8"/>
    <w:rsid w:val="0050305A"/>
    <w:rsid w:val="0050517C"/>
    <w:rsid w:val="00505635"/>
    <w:rsid w:val="005057C0"/>
    <w:rsid w:val="005073F4"/>
    <w:rsid w:val="00510C94"/>
    <w:rsid w:val="0051330B"/>
    <w:rsid w:val="00514227"/>
    <w:rsid w:val="00515CDC"/>
    <w:rsid w:val="005176C6"/>
    <w:rsid w:val="00520989"/>
    <w:rsid w:val="00521070"/>
    <w:rsid w:val="00521371"/>
    <w:rsid w:val="0052308B"/>
    <w:rsid w:val="00525B7A"/>
    <w:rsid w:val="00534177"/>
    <w:rsid w:val="00541909"/>
    <w:rsid w:val="00545019"/>
    <w:rsid w:val="00547B62"/>
    <w:rsid w:val="005511FA"/>
    <w:rsid w:val="0056204A"/>
    <w:rsid w:val="0056454E"/>
    <w:rsid w:val="005664B6"/>
    <w:rsid w:val="0057031E"/>
    <w:rsid w:val="005719F4"/>
    <w:rsid w:val="00575A52"/>
    <w:rsid w:val="005841E6"/>
    <w:rsid w:val="00586EB1"/>
    <w:rsid w:val="00596CC2"/>
    <w:rsid w:val="005A16BC"/>
    <w:rsid w:val="005A5A75"/>
    <w:rsid w:val="005B4B77"/>
    <w:rsid w:val="005B5854"/>
    <w:rsid w:val="005B5B14"/>
    <w:rsid w:val="005C5AA6"/>
    <w:rsid w:val="005C603C"/>
    <w:rsid w:val="005D0EF6"/>
    <w:rsid w:val="005D207E"/>
    <w:rsid w:val="005D3573"/>
    <w:rsid w:val="005D4D16"/>
    <w:rsid w:val="005D7D86"/>
    <w:rsid w:val="005E0D3E"/>
    <w:rsid w:val="005E1166"/>
    <w:rsid w:val="005E11F5"/>
    <w:rsid w:val="005E1B71"/>
    <w:rsid w:val="005F36E5"/>
    <w:rsid w:val="005F3ABD"/>
    <w:rsid w:val="005F7C9A"/>
    <w:rsid w:val="00602C9B"/>
    <w:rsid w:val="0060425D"/>
    <w:rsid w:val="00604C33"/>
    <w:rsid w:val="00604F8A"/>
    <w:rsid w:val="006073F3"/>
    <w:rsid w:val="006112D4"/>
    <w:rsid w:val="006127EA"/>
    <w:rsid w:val="00612EA4"/>
    <w:rsid w:val="0061658F"/>
    <w:rsid w:val="00617A47"/>
    <w:rsid w:val="0062261B"/>
    <w:rsid w:val="00623FF5"/>
    <w:rsid w:val="00624C9A"/>
    <w:rsid w:val="00624CF2"/>
    <w:rsid w:val="00625EC4"/>
    <w:rsid w:val="006325FA"/>
    <w:rsid w:val="006338A6"/>
    <w:rsid w:val="00633C91"/>
    <w:rsid w:val="00635279"/>
    <w:rsid w:val="006502AE"/>
    <w:rsid w:val="00667CA2"/>
    <w:rsid w:val="00670CC3"/>
    <w:rsid w:val="006722F3"/>
    <w:rsid w:val="00683962"/>
    <w:rsid w:val="00693B17"/>
    <w:rsid w:val="00697E27"/>
    <w:rsid w:val="006A7FC4"/>
    <w:rsid w:val="006B1EC4"/>
    <w:rsid w:val="006B2AC0"/>
    <w:rsid w:val="006C36D7"/>
    <w:rsid w:val="006C37C7"/>
    <w:rsid w:val="006D006A"/>
    <w:rsid w:val="006D53DF"/>
    <w:rsid w:val="006E6671"/>
    <w:rsid w:val="006F11C5"/>
    <w:rsid w:val="006F1857"/>
    <w:rsid w:val="006F40C5"/>
    <w:rsid w:val="006F4583"/>
    <w:rsid w:val="006F5275"/>
    <w:rsid w:val="006F6C31"/>
    <w:rsid w:val="006F78E0"/>
    <w:rsid w:val="00702996"/>
    <w:rsid w:val="007033C3"/>
    <w:rsid w:val="00705CDD"/>
    <w:rsid w:val="00707335"/>
    <w:rsid w:val="00707F42"/>
    <w:rsid w:val="00723209"/>
    <w:rsid w:val="0072411C"/>
    <w:rsid w:val="0073128A"/>
    <w:rsid w:val="00733AD0"/>
    <w:rsid w:val="007351CE"/>
    <w:rsid w:val="007354E3"/>
    <w:rsid w:val="007360FA"/>
    <w:rsid w:val="00737344"/>
    <w:rsid w:val="00743682"/>
    <w:rsid w:val="00744873"/>
    <w:rsid w:val="00746FCC"/>
    <w:rsid w:val="007514DA"/>
    <w:rsid w:val="00756616"/>
    <w:rsid w:val="007572EA"/>
    <w:rsid w:val="007609A3"/>
    <w:rsid w:val="00763855"/>
    <w:rsid w:val="00764677"/>
    <w:rsid w:val="00772507"/>
    <w:rsid w:val="007740F7"/>
    <w:rsid w:val="007759FC"/>
    <w:rsid w:val="00777A16"/>
    <w:rsid w:val="00781694"/>
    <w:rsid w:val="00782EA8"/>
    <w:rsid w:val="00791272"/>
    <w:rsid w:val="007925AD"/>
    <w:rsid w:val="007925DD"/>
    <w:rsid w:val="007956BC"/>
    <w:rsid w:val="007A1F2E"/>
    <w:rsid w:val="007A2EED"/>
    <w:rsid w:val="007A3C44"/>
    <w:rsid w:val="007B2D63"/>
    <w:rsid w:val="007B5648"/>
    <w:rsid w:val="007B57B2"/>
    <w:rsid w:val="007B5FE7"/>
    <w:rsid w:val="007C0596"/>
    <w:rsid w:val="007C1558"/>
    <w:rsid w:val="007C300F"/>
    <w:rsid w:val="007C42F8"/>
    <w:rsid w:val="007C5FA3"/>
    <w:rsid w:val="007C65FA"/>
    <w:rsid w:val="007C7E54"/>
    <w:rsid w:val="007D03D4"/>
    <w:rsid w:val="007D21FC"/>
    <w:rsid w:val="007D2B96"/>
    <w:rsid w:val="007D5BDC"/>
    <w:rsid w:val="007D74E5"/>
    <w:rsid w:val="007E0429"/>
    <w:rsid w:val="007E10D1"/>
    <w:rsid w:val="00800581"/>
    <w:rsid w:val="008029E3"/>
    <w:rsid w:val="008124D8"/>
    <w:rsid w:val="00813FDB"/>
    <w:rsid w:val="0081787B"/>
    <w:rsid w:val="008226A3"/>
    <w:rsid w:val="00823D18"/>
    <w:rsid w:val="00827E2C"/>
    <w:rsid w:val="0083487A"/>
    <w:rsid w:val="00835CB8"/>
    <w:rsid w:val="0084032C"/>
    <w:rsid w:val="008415A5"/>
    <w:rsid w:val="00845245"/>
    <w:rsid w:val="008458A5"/>
    <w:rsid w:val="00853A79"/>
    <w:rsid w:val="00853F35"/>
    <w:rsid w:val="00855082"/>
    <w:rsid w:val="00860C36"/>
    <w:rsid w:val="008635BC"/>
    <w:rsid w:val="00870E28"/>
    <w:rsid w:val="0087613D"/>
    <w:rsid w:val="008805FC"/>
    <w:rsid w:val="0088275A"/>
    <w:rsid w:val="008A1F95"/>
    <w:rsid w:val="008A395A"/>
    <w:rsid w:val="008B06EF"/>
    <w:rsid w:val="008B0777"/>
    <w:rsid w:val="008B636D"/>
    <w:rsid w:val="008C01DF"/>
    <w:rsid w:val="008C0F29"/>
    <w:rsid w:val="008D1292"/>
    <w:rsid w:val="008D5646"/>
    <w:rsid w:val="008E0F60"/>
    <w:rsid w:val="008E32CF"/>
    <w:rsid w:val="008E522D"/>
    <w:rsid w:val="008F24D1"/>
    <w:rsid w:val="008F3CDC"/>
    <w:rsid w:val="008F47D0"/>
    <w:rsid w:val="00903DF4"/>
    <w:rsid w:val="00905AD4"/>
    <w:rsid w:val="00905DE6"/>
    <w:rsid w:val="00907920"/>
    <w:rsid w:val="00910D93"/>
    <w:rsid w:val="009138B6"/>
    <w:rsid w:val="00915ACD"/>
    <w:rsid w:val="00930C7B"/>
    <w:rsid w:val="00931F3E"/>
    <w:rsid w:val="009321E0"/>
    <w:rsid w:val="009346CB"/>
    <w:rsid w:val="00936AE2"/>
    <w:rsid w:val="00941384"/>
    <w:rsid w:val="00944525"/>
    <w:rsid w:val="00944655"/>
    <w:rsid w:val="00944FE1"/>
    <w:rsid w:val="009462C2"/>
    <w:rsid w:val="00950BD9"/>
    <w:rsid w:val="009516FA"/>
    <w:rsid w:val="00955F11"/>
    <w:rsid w:val="00957240"/>
    <w:rsid w:val="009628D3"/>
    <w:rsid w:val="00962E78"/>
    <w:rsid w:val="00962FD3"/>
    <w:rsid w:val="0096492D"/>
    <w:rsid w:val="00965143"/>
    <w:rsid w:val="00970304"/>
    <w:rsid w:val="00971DEA"/>
    <w:rsid w:val="00973DF4"/>
    <w:rsid w:val="00977F09"/>
    <w:rsid w:val="0098015F"/>
    <w:rsid w:val="00982767"/>
    <w:rsid w:val="00986AAB"/>
    <w:rsid w:val="0099720D"/>
    <w:rsid w:val="00997388"/>
    <w:rsid w:val="009A1DB5"/>
    <w:rsid w:val="009A3C88"/>
    <w:rsid w:val="009A6881"/>
    <w:rsid w:val="009B2B5D"/>
    <w:rsid w:val="009B355D"/>
    <w:rsid w:val="009B3EBB"/>
    <w:rsid w:val="009C039D"/>
    <w:rsid w:val="009C349C"/>
    <w:rsid w:val="009C78BC"/>
    <w:rsid w:val="009D0DC8"/>
    <w:rsid w:val="009E18FD"/>
    <w:rsid w:val="009E3E7D"/>
    <w:rsid w:val="009E4445"/>
    <w:rsid w:val="009E473B"/>
    <w:rsid w:val="009E5F23"/>
    <w:rsid w:val="009E7076"/>
    <w:rsid w:val="009F3543"/>
    <w:rsid w:val="009F4042"/>
    <w:rsid w:val="009F42DC"/>
    <w:rsid w:val="00A00B4D"/>
    <w:rsid w:val="00A00EEA"/>
    <w:rsid w:val="00A046B4"/>
    <w:rsid w:val="00A046F0"/>
    <w:rsid w:val="00A114F3"/>
    <w:rsid w:val="00A179C6"/>
    <w:rsid w:val="00A215A8"/>
    <w:rsid w:val="00A22ABD"/>
    <w:rsid w:val="00A240EC"/>
    <w:rsid w:val="00A24102"/>
    <w:rsid w:val="00A2544F"/>
    <w:rsid w:val="00A2694E"/>
    <w:rsid w:val="00A3081A"/>
    <w:rsid w:val="00A31F38"/>
    <w:rsid w:val="00A33792"/>
    <w:rsid w:val="00A34E3A"/>
    <w:rsid w:val="00A3695A"/>
    <w:rsid w:val="00A37FEF"/>
    <w:rsid w:val="00A4086B"/>
    <w:rsid w:val="00A41B16"/>
    <w:rsid w:val="00A41DF5"/>
    <w:rsid w:val="00A430DB"/>
    <w:rsid w:val="00A43B46"/>
    <w:rsid w:val="00A43EDE"/>
    <w:rsid w:val="00A46960"/>
    <w:rsid w:val="00A50678"/>
    <w:rsid w:val="00A5113C"/>
    <w:rsid w:val="00A51148"/>
    <w:rsid w:val="00A57590"/>
    <w:rsid w:val="00A57E11"/>
    <w:rsid w:val="00A60146"/>
    <w:rsid w:val="00A60B09"/>
    <w:rsid w:val="00A61189"/>
    <w:rsid w:val="00A641B0"/>
    <w:rsid w:val="00A91C18"/>
    <w:rsid w:val="00A929B8"/>
    <w:rsid w:val="00A94ED4"/>
    <w:rsid w:val="00AA00BF"/>
    <w:rsid w:val="00AA2B27"/>
    <w:rsid w:val="00AA32A1"/>
    <w:rsid w:val="00AA3F76"/>
    <w:rsid w:val="00AA7F9D"/>
    <w:rsid w:val="00AC6401"/>
    <w:rsid w:val="00AD2417"/>
    <w:rsid w:val="00AD6578"/>
    <w:rsid w:val="00AD66AC"/>
    <w:rsid w:val="00AE6009"/>
    <w:rsid w:val="00AE6234"/>
    <w:rsid w:val="00AF6DDB"/>
    <w:rsid w:val="00B005B7"/>
    <w:rsid w:val="00B07E13"/>
    <w:rsid w:val="00B14B48"/>
    <w:rsid w:val="00B162C6"/>
    <w:rsid w:val="00B17CCC"/>
    <w:rsid w:val="00B2325D"/>
    <w:rsid w:val="00B23A63"/>
    <w:rsid w:val="00B27599"/>
    <w:rsid w:val="00B300BE"/>
    <w:rsid w:val="00B30894"/>
    <w:rsid w:val="00B33EB1"/>
    <w:rsid w:val="00B35828"/>
    <w:rsid w:val="00B40DCB"/>
    <w:rsid w:val="00B467D3"/>
    <w:rsid w:val="00B50DEE"/>
    <w:rsid w:val="00B52EE5"/>
    <w:rsid w:val="00B54CBA"/>
    <w:rsid w:val="00B55867"/>
    <w:rsid w:val="00B55B82"/>
    <w:rsid w:val="00B617EC"/>
    <w:rsid w:val="00B61904"/>
    <w:rsid w:val="00B64314"/>
    <w:rsid w:val="00B64D84"/>
    <w:rsid w:val="00B653BB"/>
    <w:rsid w:val="00B65757"/>
    <w:rsid w:val="00B74C64"/>
    <w:rsid w:val="00B76F89"/>
    <w:rsid w:val="00B80497"/>
    <w:rsid w:val="00B85EC8"/>
    <w:rsid w:val="00B8737D"/>
    <w:rsid w:val="00B939DB"/>
    <w:rsid w:val="00B94B75"/>
    <w:rsid w:val="00B95A8B"/>
    <w:rsid w:val="00B9643C"/>
    <w:rsid w:val="00B96FB8"/>
    <w:rsid w:val="00BA06EA"/>
    <w:rsid w:val="00BA1FCB"/>
    <w:rsid w:val="00BB16B6"/>
    <w:rsid w:val="00BB3F33"/>
    <w:rsid w:val="00BB5910"/>
    <w:rsid w:val="00BB7B57"/>
    <w:rsid w:val="00BC2577"/>
    <w:rsid w:val="00BC295E"/>
    <w:rsid w:val="00BD0C33"/>
    <w:rsid w:val="00BD0E00"/>
    <w:rsid w:val="00BD2C7F"/>
    <w:rsid w:val="00BD6400"/>
    <w:rsid w:val="00BE094C"/>
    <w:rsid w:val="00BE6267"/>
    <w:rsid w:val="00BE63E6"/>
    <w:rsid w:val="00BE7C0B"/>
    <w:rsid w:val="00BF0A40"/>
    <w:rsid w:val="00BF2F45"/>
    <w:rsid w:val="00BF744C"/>
    <w:rsid w:val="00C05F96"/>
    <w:rsid w:val="00C120D5"/>
    <w:rsid w:val="00C1576E"/>
    <w:rsid w:val="00C17217"/>
    <w:rsid w:val="00C22CB0"/>
    <w:rsid w:val="00C278D5"/>
    <w:rsid w:val="00C305E7"/>
    <w:rsid w:val="00C31DC5"/>
    <w:rsid w:val="00C349B0"/>
    <w:rsid w:val="00C36596"/>
    <w:rsid w:val="00C409E9"/>
    <w:rsid w:val="00C43865"/>
    <w:rsid w:val="00C464F1"/>
    <w:rsid w:val="00C50BC7"/>
    <w:rsid w:val="00C5797A"/>
    <w:rsid w:val="00C614F2"/>
    <w:rsid w:val="00C67D08"/>
    <w:rsid w:val="00C70FB8"/>
    <w:rsid w:val="00C738AC"/>
    <w:rsid w:val="00C74D73"/>
    <w:rsid w:val="00C771D7"/>
    <w:rsid w:val="00C77927"/>
    <w:rsid w:val="00C77A02"/>
    <w:rsid w:val="00C80C6D"/>
    <w:rsid w:val="00C821B5"/>
    <w:rsid w:val="00C85A90"/>
    <w:rsid w:val="00C8632E"/>
    <w:rsid w:val="00C90AD5"/>
    <w:rsid w:val="00C917D7"/>
    <w:rsid w:val="00C96C54"/>
    <w:rsid w:val="00CA36B7"/>
    <w:rsid w:val="00CB18D3"/>
    <w:rsid w:val="00CB337D"/>
    <w:rsid w:val="00CB38A3"/>
    <w:rsid w:val="00CB51C1"/>
    <w:rsid w:val="00CB6D9D"/>
    <w:rsid w:val="00CB71B5"/>
    <w:rsid w:val="00CC0E8B"/>
    <w:rsid w:val="00CE0386"/>
    <w:rsid w:val="00CE2F70"/>
    <w:rsid w:val="00CF2A70"/>
    <w:rsid w:val="00CF5616"/>
    <w:rsid w:val="00CF6555"/>
    <w:rsid w:val="00CF7292"/>
    <w:rsid w:val="00D013A4"/>
    <w:rsid w:val="00D01A62"/>
    <w:rsid w:val="00D04B12"/>
    <w:rsid w:val="00D05C72"/>
    <w:rsid w:val="00D05FC7"/>
    <w:rsid w:val="00D074DB"/>
    <w:rsid w:val="00D07EC7"/>
    <w:rsid w:val="00D107A0"/>
    <w:rsid w:val="00D13DB6"/>
    <w:rsid w:val="00D14BFD"/>
    <w:rsid w:val="00D228EB"/>
    <w:rsid w:val="00D30CB4"/>
    <w:rsid w:val="00D31376"/>
    <w:rsid w:val="00D3656E"/>
    <w:rsid w:val="00D41A97"/>
    <w:rsid w:val="00D43282"/>
    <w:rsid w:val="00D4450F"/>
    <w:rsid w:val="00D474A0"/>
    <w:rsid w:val="00D52DF7"/>
    <w:rsid w:val="00D53B42"/>
    <w:rsid w:val="00D607D0"/>
    <w:rsid w:val="00D60A8D"/>
    <w:rsid w:val="00D63E38"/>
    <w:rsid w:val="00D659EA"/>
    <w:rsid w:val="00D75A31"/>
    <w:rsid w:val="00D8049F"/>
    <w:rsid w:val="00D80659"/>
    <w:rsid w:val="00D82B7F"/>
    <w:rsid w:val="00D83065"/>
    <w:rsid w:val="00D85933"/>
    <w:rsid w:val="00D86DA1"/>
    <w:rsid w:val="00D87F60"/>
    <w:rsid w:val="00DA1228"/>
    <w:rsid w:val="00DA359F"/>
    <w:rsid w:val="00DA6661"/>
    <w:rsid w:val="00DB144D"/>
    <w:rsid w:val="00DB2572"/>
    <w:rsid w:val="00DB2CD4"/>
    <w:rsid w:val="00DB36B8"/>
    <w:rsid w:val="00DB7807"/>
    <w:rsid w:val="00DB7B4C"/>
    <w:rsid w:val="00DC0D55"/>
    <w:rsid w:val="00DC1F6D"/>
    <w:rsid w:val="00DC30E7"/>
    <w:rsid w:val="00DC3EAC"/>
    <w:rsid w:val="00DC4C13"/>
    <w:rsid w:val="00DD065D"/>
    <w:rsid w:val="00DD1587"/>
    <w:rsid w:val="00DD3F9F"/>
    <w:rsid w:val="00DD5720"/>
    <w:rsid w:val="00DD76C7"/>
    <w:rsid w:val="00DE2B67"/>
    <w:rsid w:val="00DE5687"/>
    <w:rsid w:val="00DE657B"/>
    <w:rsid w:val="00DE728C"/>
    <w:rsid w:val="00DF1F41"/>
    <w:rsid w:val="00DF281B"/>
    <w:rsid w:val="00DF4036"/>
    <w:rsid w:val="00DF7948"/>
    <w:rsid w:val="00E10666"/>
    <w:rsid w:val="00E11BBC"/>
    <w:rsid w:val="00E15BC4"/>
    <w:rsid w:val="00E1643C"/>
    <w:rsid w:val="00E2230F"/>
    <w:rsid w:val="00E24430"/>
    <w:rsid w:val="00E24AA1"/>
    <w:rsid w:val="00E2622B"/>
    <w:rsid w:val="00E36F2C"/>
    <w:rsid w:val="00E378EC"/>
    <w:rsid w:val="00E42502"/>
    <w:rsid w:val="00E43B0B"/>
    <w:rsid w:val="00E46894"/>
    <w:rsid w:val="00E4731E"/>
    <w:rsid w:val="00E5031B"/>
    <w:rsid w:val="00E719C6"/>
    <w:rsid w:val="00E72870"/>
    <w:rsid w:val="00E73906"/>
    <w:rsid w:val="00E73FC5"/>
    <w:rsid w:val="00E83C31"/>
    <w:rsid w:val="00E856AA"/>
    <w:rsid w:val="00E85B35"/>
    <w:rsid w:val="00E92F46"/>
    <w:rsid w:val="00E934B4"/>
    <w:rsid w:val="00E93F39"/>
    <w:rsid w:val="00E96184"/>
    <w:rsid w:val="00E96B70"/>
    <w:rsid w:val="00EA111A"/>
    <w:rsid w:val="00EA66DB"/>
    <w:rsid w:val="00EA6AD1"/>
    <w:rsid w:val="00EB10F5"/>
    <w:rsid w:val="00EC2CE8"/>
    <w:rsid w:val="00EC41F0"/>
    <w:rsid w:val="00ED0967"/>
    <w:rsid w:val="00ED480D"/>
    <w:rsid w:val="00EE0683"/>
    <w:rsid w:val="00EE242F"/>
    <w:rsid w:val="00EE5295"/>
    <w:rsid w:val="00EE55B9"/>
    <w:rsid w:val="00EF14E9"/>
    <w:rsid w:val="00EF2C79"/>
    <w:rsid w:val="00EF2F95"/>
    <w:rsid w:val="00EF3B85"/>
    <w:rsid w:val="00EF53C8"/>
    <w:rsid w:val="00F007BC"/>
    <w:rsid w:val="00F02AF5"/>
    <w:rsid w:val="00F031FD"/>
    <w:rsid w:val="00F03548"/>
    <w:rsid w:val="00F075F4"/>
    <w:rsid w:val="00F12F47"/>
    <w:rsid w:val="00F13509"/>
    <w:rsid w:val="00F1720E"/>
    <w:rsid w:val="00F20731"/>
    <w:rsid w:val="00F21F04"/>
    <w:rsid w:val="00F273B0"/>
    <w:rsid w:val="00F309FC"/>
    <w:rsid w:val="00F33189"/>
    <w:rsid w:val="00F34950"/>
    <w:rsid w:val="00F35D60"/>
    <w:rsid w:val="00F37286"/>
    <w:rsid w:val="00F423A4"/>
    <w:rsid w:val="00F447CC"/>
    <w:rsid w:val="00F46FC2"/>
    <w:rsid w:val="00F54676"/>
    <w:rsid w:val="00F5545D"/>
    <w:rsid w:val="00F56556"/>
    <w:rsid w:val="00F57699"/>
    <w:rsid w:val="00F61FF9"/>
    <w:rsid w:val="00F6445B"/>
    <w:rsid w:val="00F6564E"/>
    <w:rsid w:val="00F67C6E"/>
    <w:rsid w:val="00F745A0"/>
    <w:rsid w:val="00F775B3"/>
    <w:rsid w:val="00F811F3"/>
    <w:rsid w:val="00F85BD9"/>
    <w:rsid w:val="00F85C52"/>
    <w:rsid w:val="00F90212"/>
    <w:rsid w:val="00F93E77"/>
    <w:rsid w:val="00FA0BC3"/>
    <w:rsid w:val="00FA3861"/>
    <w:rsid w:val="00FA46DB"/>
    <w:rsid w:val="00FA572A"/>
    <w:rsid w:val="00FA68A6"/>
    <w:rsid w:val="00FB4A5E"/>
    <w:rsid w:val="00FB5CB5"/>
    <w:rsid w:val="00FC0155"/>
    <w:rsid w:val="00FC12DC"/>
    <w:rsid w:val="00FC5658"/>
    <w:rsid w:val="00FC749C"/>
    <w:rsid w:val="00FD0005"/>
    <w:rsid w:val="00FD3A53"/>
    <w:rsid w:val="00FD59F6"/>
    <w:rsid w:val="00FE0913"/>
    <w:rsid w:val="00FE12A7"/>
    <w:rsid w:val="00FE1CDE"/>
    <w:rsid w:val="00FF2848"/>
    <w:rsid w:val="00FF70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4F5B92F"/>
  <w15:docId w15:val="{46BEFD66-6E1C-400A-8C72-E7701E92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wordWrap w:val="0"/>
      <w:autoSpaceDE w:val="0"/>
      <w:autoSpaceDN w:val="0"/>
    </w:pPr>
  </w:style>
  <w:style w:type="paragraph" w:styleId="10">
    <w:name w:val="heading 1"/>
    <w:basedOn w:val="a0"/>
    <w:next w:val="a0"/>
    <w:link w:val="1Char"/>
    <w:uiPriority w:val="9"/>
    <w:qFormat/>
    <w:locked/>
    <w:rsid w:val="004F35C0"/>
    <w:pPr>
      <w:keepNext/>
      <w:keepLines/>
      <w:widowControl/>
      <w:wordWrap/>
      <w:autoSpaceDE/>
      <w:autoSpaceDN/>
      <w:spacing w:before="240" w:line="259" w:lineRule="auto"/>
      <w:outlineLvl w:val="0"/>
    </w:pPr>
    <w:rPr>
      <w:rFonts w:asciiTheme="majorHAnsi" w:eastAsiaTheme="majorEastAsia" w:hAnsiTheme="majorHAnsi" w:cstheme="majorBidi"/>
      <w:color w:val="365F91" w:themeColor="accent1" w:themeShade="BF"/>
      <w:sz w:val="32"/>
      <w:szCs w:val="32"/>
      <w:lang w:eastAsia="ko-KR"/>
    </w:rPr>
  </w:style>
  <w:style w:type="paragraph" w:styleId="20">
    <w:name w:val="heading 2"/>
    <w:basedOn w:val="a0"/>
    <w:next w:val="a0"/>
    <w:link w:val="2Char"/>
    <w:uiPriority w:val="9"/>
    <w:semiHidden/>
    <w:unhideWhenUsed/>
    <w:qFormat/>
    <w:locked/>
    <w:rsid w:val="000C6999"/>
    <w:pPr>
      <w:keepNext/>
      <w:outlineLvl w:val="1"/>
    </w:pPr>
    <w:rPr>
      <w:rFonts w:asciiTheme="majorHAnsi" w:eastAsiaTheme="majorEastAsia" w:hAnsiTheme="majorHAnsi" w:cstheme="majorBidi"/>
    </w:rPr>
  </w:style>
  <w:style w:type="paragraph" w:styleId="30">
    <w:name w:val="heading 3"/>
    <w:basedOn w:val="a0"/>
    <w:next w:val="a0"/>
    <w:link w:val="3Char"/>
    <w:uiPriority w:val="9"/>
    <w:semiHidden/>
    <w:unhideWhenUsed/>
    <w:qFormat/>
    <w:locked/>
    <w:rsid w:val="007360FA"/>
    <w:pPr>
      <w:keepNext/>
      <w:ind w:leftChars="300" w:left="300" w:hangingChars="200" w:hanging="2000"/>
      <w:outlineLvl w:val="2"/>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513"/>
        <w:tab w:val="right" w:pos="9026"/>
      </w:tabs>
      <w:snapToGrid w:val="0"/>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513"/>
        <w:tab w:val="right" w:pos="9026"/>
      </w:tabs>
      <w:snapToGrid w:val="0"/>
    </w:pPr>
  </w:style>
  <w:style w:type="character" w:customStyle="1" w:styleId="Char0">
    <w:name w:val="바닥글 Char"/>
    <w:basedOn w:val="a1"/>
    <w:link w:val="a5"/>
    <w:uiPriority w:val="99"/>
  </w:style>
  <w:style w:type="character" w:styleId="a6">
    <w:name w:val="Hyperlink"/>
    <w:basedOn w:val="a1"/>
    <w:uiPriority w:val="99"/>
    <w:unhideWhenUsed/>
    <w:rPr>
      <w:color w:val="0000FF" w:themeColor="hyperlink"/>
      <w:u w:val="single"/>
    </w:rPr>
  </w:style>
  <w:style w:type="character" w:styleId="a7">
    <w:name w:val="footnote reference"/>
    <w:basedOn w:val="a1"/>
    <w:uiPriority w:val="99"/>
    <w:semiHidden/>
    <w:unhideWhenUsed/>
    <w:rPr>
      <w:vertAlign w:val="superscript"/>
    </w:rPr>
  </w:style>
  <w:style w:type="character" w:styleId="a8">
    <w:name w:val="endnote reference"/>
    <w:basedOn w:val="a1"/>
    <w:uiPriority w:val="99"/>
    <w:semiHidden/>
    <w:unhideWhenUsed/>
    <w:rPr>
      <w:vertAlign w:val="superscript"/>
    </w:rPr>
  </w:style>
  <w:style w:type="paragraph" w:customStyle="1" w:styleId="a9">
    <w:name w:val="바탕글"/>
    <w:qFormat/>
    <w:pPr>
      <w:widowControl w:val="0"/>
      <w:wordWrap w:val="0"/>
      <w:autoSpaceDE w:val="0"/>
      <w:autoSpaceDN w:val="0"/>
      <w:spacing w:line="249" w:lineRule="auto"/>
      <w:jc w:val="both"/>
    </w:pPr>
    <w:rPr>
      <w:rFonts w:ascii="HCR Batang" w:eastAsia="HCR Batang" w:hAnsi="Arial Unicode MS" w:cs="HCR Batang"/>
      <w:color w:val="000000"/>
      <w:sz w:val="20"/>
      <w:szCs w:val="20"/>
    </w:rPr>
  </w:style>
  <w:style w:type="paragraph" w:customStyle="1" w:styleId="11">
    <w:name w:val="본문1"/>
    <w:qFormat/>
    <w:pPr>
      <w:widowControl w:val="0"/>
      <w:wordWrap w:val="0"/>
      <w:autoSpaceDE w:val="0"/>
      <w:autoSpaceDN w:val="0"/>
      <w:spacing w:line="249" w:lineRule="auto"/>
      <w:ind w:left="300"/>
      <w:jc w:val="both"/>
    </w:pPr>
    <w:rPr>
      <w:rFonts w:ascii="HCR Batang" w:eastAsia="HCR Batang" w:hAnsi="Arial Unicode MS" w:cs="HCR Batang"/>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HCR Batang" w:eastAsia="HCR Batang" w:hAnsi="Arial Unicode MS" w:cs="HCR Batang"/>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HCR Batang" w:eastAsia="HCR Batang" w:hAnsi="Arial Unicode MS" w:cs="HCR Batang"/>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HCR Batang" w:eastAsia="HCR Batang" w:hAnsi="Arial Unicode MS" w:cs="HCR Batang"/>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HCR Batang" w:eastAsia="HCR Batang" w:hAnsi="Arial Unicode MS" w:cs="HCR Batang"/>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HCR Batang" w:eastAsia="HCR Batang" w:hAnsi="Arial Unicode MS" w:cs="HCR Batang"/>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HCR Batang" w:eastAsia="HCR Batang" w:hAnsi="Arial Unicode MS" w:cs="HCR Batang"/>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HCR Batang" w:eastAsia="HCR Batang" w:hAnsi="Arial Unicode MS" w:cs="HCR Batang"/>
      <w:color w:val="000000"/>
      <w:sz w:val="20"/>
      <w:szCs w:val="20"/>
    </w:rPr>
  </w:style>
  <w:style w:type="paragraph" w:customStyle="1" w:styleId="aa">
    <w:name w:val="쪽 번호"/>
    <w:qFormat/>
    <w:pPr>
      <w:widowControl w:val="0"/>
      <w:wordWrap w:val="0"/>
      <w:autoSpaceDE w:val="0"/>
      <w:autoSpaceDN w:val="0"/>
      <w:spacing w:line="249" w:lineRule="auto"/>
      <w:jc w:val="both"/>
    </w:pPr>
    <w:rPr>
      <w:rFonts w:ascii="HCR Dotum" w:eastAsia="HCR Dotum" w:hAnsi="Arial Unicode MS" w:cs="HCR Dotum"/>
      <w:color w:val="000000"/>
      <w:sz w:val="20"/>
      <w:szCs w:val="20"/>
    </w:rPr>
  </w:style>
  <w:style w:type="paragraph" w:customStyle="1" w:styleId="ab">
    <w:name w:val="머리말"/>
    <w:qFormat/>
    <w:pPr>
      <w:widowControl w:val="0"/>
      <w:autoSpaceDE w:val="0"/>
      <w:autoSpaceDN w:val="0"/>
      <w:jc w:val="both"/>
    </w:pPr>
    <w:rPr>
      <w:rFonts w:ascii="HCR Dotum" w:eastAsia="HCR Dotum" w:hAnsi="Arial Unicode MS" w:cs="HCR Dotum"/>
      <w:color w:val="000000"/>
      <w:sz w:val="18"/>
      <w:szCs w:val="18"/>
    </w:rPr>
  </w:style>
  <w:style w:type="paragraph" w:customStyle="1" w:styleId="ac">
    <w:name w:val="각주"/>
    <w:qFormat/>
    <w:pPr>
      <w:widowControl w:val="0"/>
      <w:wordWrap w:val="0"/>
      <w:autoSpaceDE w:val="0"/>
      <w:autoSpaceDN w:val="0"/>
      <w:ind w:left="262" w:hanging="262"/>
      <w:jc w:val="both"/>
    </w:pPr>
    <w:rPr>
      <w:rFonts w:ascii="HCR Batang" w:eastAsia="HCR Batang" w:hAnsi="Arial Unicode MS" w:cs="HCR Batang"/>
      <w:color w:val="000000"/>
      <w:sz w:val="18"/>
      <w:szCs w:val="18"/>
    </w:rPr>
  </w:style>
  <w:style w:type="paragraph" w:customStyle="1" w:styleId="ad">
    <w:name w:val="미주"/>
    <w:qFormat/>
    <w:pPr>
      <w:widowControl w:val="0"/>
      <w:wordWrap w:val="0"/>
      <w:autoSpaceDE w:val="0"/>
      <w:autoSpaceDN w:val="0"/>
      <w:ind w:left="262" w:hanging="262"/>
      <w:jc w:val="both"/>
    </w:pPr>
    <w:rPr>
      <w:rFonts w:ascii="HCR Batang" w:eastAsia="HCR Batang" w:hAnsi="Arial Unicode MS" w:cs="HCR Batang"/>
      <w:color w:val="000000"/>
      <w:sz w:val="18"/>
      <w:szCs w:val="18"/>
    </w:rPr>
  </w:style>
  <w:style w:type="paragraph" w:customStyle="1" w:styleId="ae">
    <w:name w:val="메모"/>
    <w:qFormat/>
    <w:pPr>
      <w:widowControl w:val="0"/>
      <w:autoSpaceDE w:val="0"/>
      <w:autoSpaceDN w:val="0"/>
    </w:pPr>
    <w:rPr>
      <w:rFonts w:ascii="HCR Dotum" w:eastAsia="HCR Dotum" w:hAnsi="Arial Unicode MS" w:cs="HCR Dotum"/>
      <w:color w:val="000000"/>
      <w:spacing w:val="-4"/>
      <w:sz w:val="18"/>
      <w:szCs w:val="18"/>
    </w:rPr>
  </w:style>
  <w:style w:type="paragraph" w:customStyle="1" w:styleId="af">
    <w:name w:val="큰제목"/>
    <w:qFormat/>
    <w:pPr>
      <w:widowControl w:val="0"/>
      <w:wordWrap w:val="0"/>
      <w:autoSpaceDE w:val="0"/>
      <w:autoSpaceDN w:val="0"/>
      <w:snapToGrid w:val="0"/>
      <w:spacing w:before="20" w:after="20" w:line="265" w:lineRule="auto"/>
      <w:jc w:val="both"/>
    </w:pPr>
    <w:rPr>
      <w:rFonts w:ascii="HCI Poppy" w:eastAsia="휴먼명조" w:hAnsi="Arial Unicode MS" w:cs="휴먼명조"/>
      <w:b/>
      <w:bCs/>
      <w:color w:val="000000"/>
      <w:w w:val="95"/>
      <w:sz w:val="40"/>
      <w:szCs w:val="40"/>
    </w:rPr>
  </w:style>
  <w:style w:type="paragraph" w:customStyle="1" w:styleId="af0">
    <w:name w:val="선그리기"/>
    <w:qFormat/>
    <w:pPr>
      <w:widowControl w:val="0"/>
      <w:wordWrap w:val="0"/>
      <w:autoSpaceDE w:val="0"/>
      <w:autoSpaceDN w:val="0"/>
      <w:snapToGrid w:val="0"/>
      <w:spacing w:line="249" w:lineRule="auto"/>
      <w:jc w:val="both"/>
    </w:pPr>
    <w:rPr>
      <w:rFonts w:ascii="산세리프" w:eastAsia="HYSinMyeongJo-Medium" w:hAnsi="Arial Unicode MS" w:cs="HYSinMyeongJo-Medium"/>
      <w:color w:val="000000"/>
      <w:sz w:val="20"/>
      <w:szCs w:val="20"/>
    </w:rPr>
  </w:style>
  <w:style w:type="paragraph" w:customStyle="1" w:styleId="12">
    <w:name w:val="본문1."/>
    <w:qFormat/>
    <w:pPr>
      <w:widowControl w:val="0"/>
      <w:tabs>
        <w:tab w:val="left" w:pos="760"/>
        <w:tab w:val="left" w:pos="1530"/>
        <w:tab w:val="left" w:pos="2300"/>
        <w:tab w:val="left" w:pos="3070"/>
        <w:tab w:val="left" w:pos="3840"/>
        <w:tab w:val="left" w:pos="4600"/>
        <w:tab w:val="left" w:pos="5370"/>
        <w:tab w:val="left" w:pos="6140"/>
        <w:tab w:val="left" w:pos="6910"/>
        <w:tab w:val="left" w:pos="7680"/>
        <w:tab w:val="left" w:pos="8440"/>
        <w:tab w:val="left" w:pos="9210"/>
        <w:tab w:val="left" w:pos="9980"/>
        <w:tab w:val="left" w:pos="10750"/>
        <w:tab w:val="left" w:pos="11520"/>
        <w:tab w:val="left" w:pos="12280"/>
        <w:tab w:val="left" w:pos="13050"/>
        <w:tab w:val="left" w:pos="13820"/>
        <w:tab w:val="left" w:pos="14590"/>
        <w:tab w:val="left" w:pos="15360"/>
      </w:tabs>
      <w:wordWrap w:val="0"/>
      <w:autoSpaceDE w:val="0"/>
      <w:autoSpaceDN w:val="0"/>
      <w:snapToGrid w:val="0"/>
      <w:spacing w:line="327" w:lineRule="auto"/>
      <w:ind w:left="488" w:hanging="288"/>
      <w:jc w:val="both"/>
    </w:pPr>
    <w:rPr>
      <w:rFonts w:ascii="HYSinMyeongJo-Medium" w:eastAsia="HYSinMyeongJo-Medium" w:hAnsi="Arial Unicode MS" w:cs="HYSinMyeongJo-Medium"/>
      <w:color w:val="000000"/>
      <w:w w:val="95"/>
      <w:sz w:val="20"/>
      <w:szCs w:val="20"/>
    </w:rPr>
  </w:style>
  <w:style w:type="paragraph" w:customStyle="1" w:styleId="af1">
    <w:name w:val="날자"/>
    <w:qFormat/>
    <w:pPr>
      <w:widowControl w:val="0"/>
      <w:autoSpaceDE w:val="0"/>
      <w:autoSpaceDN w:val="0"/>
      <w:snapToGrid w:val="0"/>
      <w:spacing w:line="249" w:lineRule="auto"/>
      <w:jc w:val="center"/>
    </w:pPr>
    <w:rPr>
      <w:rFonts w:ascii="HCI Poppy" w:eastAsia="휴먼명조" w:hAnsi="Arial Unicode MS" w:cs="휴먼명조"/>
      <w:color w:val="000000"/>
      <w:sz w:val="36"/>
      <w:szCs w:val="36"/>
    </w:rPr>
  </w:style>
  <w:style w:type="paragraph" w:customStyle="1" w:styleId="xl64">
    <w:name w:val="xl64"/>
    <w:qFormat/>
    <w:pPr>
      <w:widowControl w:val="0"/>
      <w:wordWrap w:val="0"/>
      <w:autoSpaceDE w:val="0"/>
      <w:autoSpaceDN w:val="0"/>
      <w:snapToGrid w:val="0"/>
      <w:spacing w:line="249" w:lineRule="auto"/>
    </w:pPr>
    <w:rPr>
      <w:rFonts w:ascii="Malgun Gothic" w:eastAsia="Malgun Gothic" w:hAnsi="Arial Unicode MS" w:cs="Malgun Gothic"/>
      <w:color w:val="000000"/>
    </w:rPr>
  </w:style>
  <w:style w:type="paragraph" w:customStyle="1" w:styleId="af2">
    <w:name w:val="헤드"/>
    <w:qFormat/>
    <w:pPr>
      <w:widowControl w:val="0"/>
      <w:autoSpaceDE w:val="0"/>
      <w:autoSpaceDN w:val="0"/>
      <w:snapToGrid w:val="0"/>
      <w:spacing w:line="249" w:lineRule="auto"/>
      <w:jc w:val="center"/>
    </w:pPr>
    <w:rPr>
      <w:rFonts w:ascii="HYGothic-Medium" w:eastAsia="HYGothic-Medium" w:hAnsi="Arial Unicode MS" w:cs="HYGothic-Medium"/>
      <w:color w:val="000000"/>
      <w:w w:val="90"/>
    </w:rPr>
  </w:style>
  <w:style w:type="paragraph" w:customStyle="1" w:styleId="13">
    <w:name w:val="1) 내용"/>
    <w:qFormat/>
    <w:pPr>
      <w:widowControl w:val="0"/>
      <w:tabs>
        <w:tab w:val="left" w:pos="350"/>
        <w:tab w:val="left" w:pos="450"/>
        <w:tab w:val="left" w:pos="650"/>
      </w:tabs>
      <w:wordWrap w:val="0"/>
      <w:autoSpaceDE w:val="0"/>
      <w:autoSpaceDN w:val="0"/>
      <w:spacing w:after="100" w:line="249" w:lineRule="auto"/>
      <w:ind w:left="800"/>
      <w:jc w:val="both"/>
    </w:pPr>
    <w:rPr>
      <w:rFonts w:ascii="-윤명조120" w:eastAsia="-윤명조120" w:hAnsi="Arial Unicode MS" w:cs="-윤명조120"/>
      <w:color w:val="000000"/>
      <w:spacing w:val="-5"/>
      <w:w w:val="97"/>
    </w:rPr>
  </w:style>
  <w:style w:type="paragraph" w:customStyle="1" w:styleId="1-">
    <w:name w:val="1-표위"/>
    <w:qFormat/>
    <w:pPr>
      <w:widowControl w:val="0"/>
      <w:autoSpaceDE w:val="0"/>
      <w:autoSpaceDN w:val="0"/>
      <w:jc w:val="center"/>
    </w:pPr>
    <w:rPr>
      <w:rFonts w:ascii="-윤고딕130" w:eastAsia="-윤고딕130" w:hAnsi="Arial Unicode MS" w:cs="-윤고딕130"/>
      <w:color w:val="000000"/>
      <w:spacing w:val="-8"/>
      <w:sz w:val="20"/>
      <w:szCs w:val="20"/>
    </w:rPr>
  </w:style>
  <w:style w:type="paragraph" w:customStyle="1" w:styleId="4-">
    <w:name w:val="4-표 아래"/>
    <w:qFormat/>
    <w:pPr>
      <w:widowControl w:val="0"/>
      <w:autoSpaceDE w:val="0"/>
      <w:autoSpaceDN w:val="0"/>
      <w:jc w:val="center"/>
    </w:pPr>
    <w:rPr>
      <w:rFonts w:ascii="-윤고딕120" w:eastAsia="-윤고딕120" w:hAnsi="Arial Unicode MS" w:cs="-윤고딕120"/>
      <w:color w:val="000000"/>
      <w:spacing w:val="-8"/>
      <w:sz w:val="20"/>
      <w:szCs w:val="20"/>
    </w:rPr>
  </w:style>
  <w:style w:type="paragraph" w:customStyle="1" w:styleId="af3">
    <w:name w:val="가)"/>
    <w:qFormat/>
    <w:pPr>
      <w:widowControl w:val="0"/>
      <w:tabs>
        <w:tab w:val="left" w:pos="450"/>
        <w:tab w:val="left" w:pos="780"/>
      </w:tabs>
      <w:wordWrap w:val="0"/>
      <w:autoSpaceDE w:val="0"/>
      <w:autoSpaceDN w:val="0"/>
      <w:spacing w:line="249" w:lineRule="auto"/>
      <w:ind w:left="1000"/>
      <w:jc w:val="both"/>
    </w:pPr>
    <w:rPr>
      <w:rFonts w:ascii="-윤명조120" w:eastAsia="-윤명조120" w:hAnsi="Arial Unicode MS" w:cs="-윤명조120"/>
      <w:color w:val="000000"/>
      <w:spacing w:val="-5"/>
    </w:rPr>
  </w:style>
  <w:style w:type="paragraph" w:customStyle="1" w:styleId="af4">
    <w:name w:val="동그라미"/>
    <w:qFormat/>
    <w:pPr>
      <w:widowControl w:val="0"/>
      <w:wordWrap w:val="0"/>
      <w:autoSpaceDE w:val="0"/>
      <w:autoSpaceDN w:val="0"/>
      <w:snapToGrid w:val="0"/>
      <w:spacing w:before="283" w:line="249" w:lineRule="auto"/>
      <w:jc w:val="both"/>
    </w:pPr>
    <w:rPr>
      <w:rFonts w:ascii="HCI Poppy" w:eastAsia="휴먼명조" w:hAnsi="Arial Unicode MS" w:cs="휴먼명조"/>
      <w:color w:val="000000"/>
      <w:sz w:val="32"/>
      <w:szCs w:val="32"/>
    </w:rPr>
  </w:style>
  <w:style w:type="paragraph" w:customStyle="1" w:styleId="111">
    <w:name w:val="1.1.1"/>
    <w:qFormat/>
    <w:pPr>
      <w:widowControl w:val="0"/>
      <w:tabs>
        <w:tab w:val="left" w:pos="450"/>
      </w:tabs>
      <w:wordWrap w:val="0"/>
      <w:autoSpaceDE w:val="0"/>
      <w:autoSpaceDN w:val="0"/>
      <w:spacing w:after="100" w:line="249" w:lineRule="auto"/>
      <w:ind w:left="600"/>
      <w:jc w:val="both"/>
    </w:pPr>
    <w:rPr>
      <w:rFonts w:ascii="-윤명조340" w:eastAsia="-윤명조340" w:hAnsi="Arial Unicode MS" w:cs="-윤명조340"/>
      <w:color w:val="000000"/>
      <w:spacing w:val="-5"/>
      <w:w w:val="98"/>
    </w:rPr>
  </w:style>
  <w:style w:type="paragraph" w:customStyle="1" w:styleId="-">
    <w:name w:val="산중-표내용"/>
    <w:qFormat/>
    <w:pPr>
      <w:widowControl w:val="0"/>
      <w:autoSpaceDE w:val="0"/>
      <w:autoSpaceDN w:val="0"/>
      <w:snapToGrid w:val="0"/>
      <w:jc w:val="center"/>
    </w:pPr>
    <w:rPr>
      <w:rFonts w:ascii="HYGraphic-Medium" w:eastAsia="HYGraphic-Medium" w:hAnsi="Arial Unicode MS" w:cs="HYGraphic-Medium"/>
      <w:color w:val="000000"/>
      <w:spacing w:val="-5"/>
    </w:rPr>
  </w:style>
  <w:style w:type="paragraph" w:customStyle="1" w:styleId="110">
    <w:name w:val="로마 1.1"/>
    <w:qFormat/>
    <w:pPr>
      <w:widowControl w:val="0"/>
      <w:wordWrap w:val="0"/>
      <w:autoSpaceDE w:val="0"/>
      <w:autoSpaceDN w:val="0"/>
      <w:snapToGrid w:val="0"/>
      <w:spacing w:line="265" w:lineRule="auto"/>
      <w:ind w:left="200"/>
      <w:jc w:val="both"/>
    </w:pPr>
    <w:rPr>
      <w:rFonts w:ascii="HCI Poppy" w:eastAsia="휴먼명조" w:hAnsi="Arial Unicode MS" w:cs="휴먼명조"/>
      <w:b/>
      <w:bCs/>
      <w:color w:val="000000"/>
      <w:sz w:val="28"/>
      <w:szCs w:val="28"/>
    </w:rPr>
  </w:style>
  <w:style w:type="paragraph" w:customStyle="1" w:styleId="af5">
    <w:name w:val="작업상황"/>
    <w:aliases w:val="평가지침"/>
    <w:qFormat/>
    <w:pPr>
      <w:widowControl w:val="0"/>
      <w:wordWrap w:val="0"/>
      <w:autoSpaceDE w:val="0"/>
      <w:autoSpaceDN w:val="0"/>
      <w:spacing w:line="249" w:lineRule="auto"/>
      <w:ind w:left="480" w:hanging="480"/>
      <w:jc w:val="both"/>
    </w:pPr>
    <w:rPr>
      <w:rFonts w:ascii="Dotum" w:eastAsia="Dotum" w:hAnsi="Arial Unicode MS" w:cs="Dotum"/>
      <w:color w:val="000000"/>
      <w:w w:val="95"/>
      <w:sz w:val="21"/>
      <w:szCs w:val="21"/>
    </w:rPr>
  </w:style>
  <w:style w:type="character" w:styleId="af6">
    <w:name w:val="Unresolved Mention"/>
    <w:basedOn w:val="a1"/>
    <w:uiPriority w:val="99"/>
    <w:semiHidden/>
    <w:unhideWhenUsed/>
    <w:rsid w:val="00F61FF9"/>
    <w:rPr>
      <w:color w:val="605E5C"/>
      <w:shd w:val="clear" w:color="auto" w:fill="E1DFDD"/>
    </w:rPr>
  </w:style>
  <w:style w:type="numbering" w:customStyle="1" w:styleId="a">
    <w:name w:val="구분점"/>
    <w:rsid w:val="008029E3"/>
    <w:pPr>
      <w:numPr>
        <w:numId w:val="5"/>
      </w:numPr>
    </w:pPr>
  </w:style>
  <w:style w:type="paragraph" w:styleId="af7">
    <w:name w:val="List Paragraph"/>
    <w:basedOn w:val="a0"/>
    <w:uiPriority w:val="99"/>
    <w:locked/>
    <w:rsid w:val="00183215"/>
    <w:pPr>
      <w:ind w:left="720"/>
      <w:contextualSpacing/>
    </w:pPr>
  </w:style>
  <w:style w:type="character" w:styleId="af8">
    <w:name w:val="Placeholder Text"/>
    <w:basedOn w:val="a1"/>
    <w:uiPriority w:val="59"/>
    <w:locked/>
    <w:rsid w:val="00CA36B7"/>
    <w:rPr>
      <w:color w:val="666666"/>
    </w:rPr>
  </w:style>
  <w:style w:type="table" w:styleId="af9">
    <w:name w:val="Table Grid"/>
    <w:basedOn w:val="a2"/>
    <w:uiPriority w:val="20"/>
    <w:qFormat/>
    <w:locked/>
    <w:rsid w:val="004A3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Revision"/>
    <w:hidden/>
    <w:uiPriority w:val="65"/>
    <w:locked/>
    <w:rsid w:val="00763855"/>
  </w:style>
  <w:style w:type="paragraph" w:styleId="afb">
    <w:name w:val="endnote text"/>
    <w:basedOn w:val="a0"/>
    <w:link w:val="Char1"/>
    <w:uiPriority w:val="99"/>
    <w:semiHidden/>
    <w:unhideWhenUsed/>
    <w:locked/>
    <w:rsid w:val="00723209"/>
    <w:pPr>
      <w:snapToGrid w:val="0"/>
    </w:pPr>
  </w:style>
  <w:style w:type="character" w:customStyle="1" w:styleId="Char1">
    <w:name w:val="미주 텍스트 Char"/>
    <w:basedOn w:val="a1"/>
    <w:link w:val="afb"/>
    <w:uiPriority w:val="99"/>
    <w:semiHidden/>
    <w:rsid w:val="00723209"/>
  </w:style>
  <w:style w:type="paragraph" w:styleId="afc">
    <w:name w:val="footnote text"/>
    <w:basedOn w:val="a0"/>
    <w:link w:val="Char2"/>
    <w:uiPriority w:val="99"/>
    <w:semiHidden/>
    <w:unhideWhenUsed/>
    <w:locked/>
    <w:rsid w:val="002F0BE0"/>
    <w:pPr>
      <w:snapToGrid w:val="0"/>
    </w:pPr>
  </w:style>
  <w:style w:type="character" w:customStyle="1" w:styleId="Char2">
    <w:name w:val="각주 텍스트 Char"/>
    <w:basedOn w:val="a1"/>
    <w:link w:val="afc"/>
    <w:uiPriority w:val="99"/>
    <w:semiHidden/>
    <w:rsid w:val="002F0BE0"/>
  </w:style>
  <w:style w:type="character" w:customStyle="1" w:styleId="1Char">
    <w:name w:val="제목 1 Char"/>
    <w:basedOn w:val="a1"/>
    <w:link w:val="10"/>
    <w:uiPriority w:val="9"/>
    <w:rsid w:val="004F35C0"/>
    <w:rPr>
      <w:rFonts w:asciiTheme="majorHAnsi" w:eastAsiaTheme="majorEastAsia" w:hAnsiTheme="majorHAnsi" w:cstheme="majorBidi"/>
      <w:color w:val="365F91" w:themeColor="accent1" w:themeShade="BF"/>
      <w:sz w:val="32"/>
      <w:szCs w:val="32"/>
      <w:lang w:eastAsia="ko-KR"/>
    </w:rPr>
  </w:style>
  <w:style w:type="character" w:customStyle="1" w:styleId="3Char">
    <w:name w:val="제목 3 Char"/>
    <w:basedOn w:val="a1"/>
    <w:link w:val="30"/>
    <w:uiPriority w:val="9"/>
    <w:semiHidden/>
    <w:rsid w:val="007360FA"/>
    <w:rPr>
      <w:rFonts w:asciiTheme="majorHAnsi" w:eastAsiaTheme="majorEastAsia" w:hAnsiTheme="majorHAnsi" w:cstheme="majorBidi"/>
    </w:rPr>
  </w:style>
  <w:style w:type="character" w:customStyle="1" w:styleId="2Char">
    <w:name w:val="제목 2 Char"/>
    <w:basedOn w:val="a1"/>
    <w:link w:val="20"/>
    <w:uiPriority w:val="9"/>
    <w:semiHidden/>
    <w:rsid w:val="000C6999"/>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altimerendering.com"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www.youtube.com/watch?v=rX0ItVEVjH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8A443-3A05-4DE7-ABED-0B028A763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34</Pages>
  <Words>4180</Words>
  <Characters>23826</Characters>
  <Application>Microsoft Office Word</Application>
  <DocSecurity>0</DocSecurity>
  <Lines>198</Lines>
  <Paragraphs>55</Paragraphs>
  <ScaleCrop>false</ScaleCrop>
  <HeadingPairs>
    <vt:vector size="2" baseType="variant">
      <vt:variant>
        <vt:lpstr>제목</vt:lpstr>
      </vt:variant>
      <vt:variant>
        <vt:i4>1</vt:i4>
      </vt:variant>
    </vt:vector>
  </HeadingPairs>
  <TitlesOfParts>
    <vt:vector size="1" baseType="lpstr">
      <vt:lpstr>특성화 전문대학 육성 사업</vt:lpstr>
    </vt:vector>
  </TitlesOfParts>
  <Company/>
  <LinksUpToDate>false</LinksUpToDate>
  <CharactersWithSpaces>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특성화 전문대학 육성 사업</dc:title>
  <dc:creator>KBKOOG</dc:creator>
  <cp:lastModifiedBy>재승 한</cp:lastModifiedBy>
  <cp:revision>746</cp:revision>
  <dcterms:created xsi:type="dcterms:W3CDTF">2026-03-06T04:19:00Z</dcterms:created>
  <dcterms:modified xsi:type="dcterms:W3CDTF">2026-06-13T17:14:00Z</dcterms:modified>
</cp:coreProperties>
</file>